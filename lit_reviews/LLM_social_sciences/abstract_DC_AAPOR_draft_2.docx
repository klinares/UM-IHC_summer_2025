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3282" w14:textId="243101E5" w:rsidR="00CD0C30" w:rsidRDefault="00981C00" w:rsidP="007760E8">
      <w:pPr>
        <w:rPr>
          <w:b/>
          <w:bCs/>
        </w:rPr>
      </w:pPr>
      <w:r>
        <w:rPr>
          <w:b/>
          <w:bCs/>
        </w:rPr>
        <w:t xml:space="preserve">Working title: </w:t>
      </w:r>
      <w:r w:rsidR="00CD0C30">
        <w:rPr>
          <w:b/>
          <w:bCs/>
        </w:rPr>
        <w:t>Cognitive Mind Meets the Artificial: How AI Reshapes Survey Research Through the Lens of Response Process Theory</w:t>
      </w:r>
    </w:p>
    <w:p w14:paraId="6C02691A" w14:textId="721EAAFA" w:rsidR="007760E8" w:rsidRPr="007760E8" w:rsidRDefault="007760E8" w:rsidP="007760E8">
      <w:pPr>
        <w:rPr>
          <w:b/>
          <w:bCs/>
        </w:rPr>
      </w:pPr>
      <w:r w:rsidRPr="007760E8">
        <w:rPr>
          <w:b/>
          <w:bCs/>
        </w:rPr>
        <w:t>Background and Significance</w:t>
      </w:r>
    </w:p>
    <w:p w14:paraId="33870926" w14:textId="1FB1F028" w:rsidR="007760E8" w:rsidRPr="007760E8" w:rsidRDefault="007760E8" w:rsidP="007760E8">
      <w:r w:rsidRPr="007760E8">
        <w:t xml:space="preserve">As </w:t>
      </w:r>
      <w:commentRangeStart w:id="0"/>
      <w:r w:rsidR="00093DB4" w:rsidRPr="007760E8">
        <w:t xml:space="preserve">Large </w:t>
      </w:r>
      <w:r w:rsidR="00093DB4">
        <w:t>L</w:t>
      </w:r>
      <w:r w:rsidR="00093DB4" w:rsidRPr="007760E8">
        <w:t xml:space="preserve">anguage </w:t>
      </w:r>
      <w:r w:rsidR="00093DB4">
        <w:t>M</w:t>
      </w:r>
      <w:r w:rsidR="00093DB4" w:rsidRPr="007760E8">
        <w:t>odels (LLMs)</w:t>
      </w:r>
      <w:commentRangeEnd w:id="0"/>
      <w:r w:rsidR="00F31B82">
        <w:rPr>
          <w:rStyle w:val="CommentReference"/>
        </w:rPr>
        <w:commentReference w:id="0"/>
      </w:r>
      <w:r w:rsidRPr="007760E8">
        <w:t xml:space="preserve"> become increasingly</w:t>
      </w:r>
      <w:r w:rsidR="00E15A45">
        <w:t xml:space="preserve"> robust and more</w:t>
      </w:r>
      <w:r w:rsidRPr="007760E8">
        <w:t xml:space="preserve"> accessible, survey methodologists have rapidly adapted this technology for coding</w:t>
      </w:r>
      <w:r w:rsidR="002456D9">
        <w:t xml:space="preserve"> responses to</w:t>
      </w:r>
      <w:r w:rsidRPr="007760E8">
        <w:t xml:space="preserve"> open-ended </w:t>
      </w:r>
      <w:r w:rsidR="002456D9">
        <w:t>questions</w:t>
      </w:r>
      <w:r w:rsidRPr="007760E8">
        <w:t>, improving questionnaire design, facilitating conversational interviewing, and generating synthetic responses representing public opinion</w:t>
      </w:r>
      <w:r w:rsidR="00093DB4">
        <w:t xml:space="preserve">. </w:t>
      </w:r>
      <w:r w:rsidR="00F31B82">
        <w:t xml:space="preserve">Recently, </w:t>
      </w:r>
      <w:commentRangeStart w:id="1"/>
      <w:commentRangeStart w:id="2"/>
      <w:proofErr w:type="spellStart"/>
      <w:r w:rsidR="009A69CD" w:rsidRPr="007760E8">
        <w:t>Terheyden</w:t>
      </w:r>
      <w:proofErr w:type="spellEnd"/>
      <w:r w:rsidR="009A69CD" w:rsidRPr="007760E8">
        <w:t xml:space="preserve"> and colleagues </w:t>
      </w:r>
      <w:commentRangeEnd w:id="1"/>
      <w:r w:rsidR="00F31B82">
        <w:rPr>
          <w:rStyle w:val="CommentReference"/>
        </w:rPr>
        <w:commentReference w:id="1"/>
      </w:r>
      <w:commentRangeEnd w:id="2"/>
      <w:r w:rsidR="00AD20C9">
        <w:rPr>
          <w:rStyle w:val="CommentReference"/>
        </w:rPr>
        <w:commentReference w:id="2"/>
      </w:r>
      <w:r w:rsidR="009A69CD" w:rsidRPr="007760E8">
        <w:t xml:space="preserve">(2025) </w:t>
      </w:r>
      <w:r w:rsidRPr="007760E8">
        <w:t>propose</w:t>
      </w:r>
      <w:r w:rsidR="00F31B82">
        <w:t>d</w:t>
      </w:r>
      <w:r w:rsidRPr="007760E8">
        <w:t xml:space="preserve"> integrating LLMs with patient-reported outcome measures (</w:t>
      </w:r>
      <w:proofErr w:type="gramStart"/>
      <w:r w:rsidRPr="007760E8">
        <w:t>PROMs)—</w:t>
      </w:r>
      <w:proofErr w:type="gramEnd"/>
      <w:r w:rsidRPr="007760E8">
        <w:t xml:space="preserve">tools </w:t>
      </w:r>
      <w:r w:rsidR="00F31B82">
        <w:t>that</w:t>
      </w:r>
      <w:r w:rsidRPr="007760E8">
        <w:t xml:space="preserve"> assess </w:t>
      </w:r>
      <w:r w:rsidR="009A69CD">
        <w:t>patient</w:t>
      </w:r>
      <w:r w:rsidR="00F31B82">
        <w:t>s'</w:t>
      </w:r>
      <w:r w:rsidR="009A69CD">
        <w:t xml:space="preserve"> </w:t>
      </w:r>
      <w:r w:rsidRPr="007760E8">
        <w:t>quality of life, wellbeing, experience</w:t>
      </w:r>
      <w:r w:rsidR="00F31B82">
        <w:t>s</w:t>
      </w:r>
      <w:r w:rsidRPr="007760E8">
        <w:t xml:space="preserve">, and health behaviors </w:t>
      </w:r>
      <w:r w:rsidR="00F31B82">
        <w:t>to</w:t>
      </w:r>
      <w:r w:rsidR="00F31B82" w:rsidRPr="007760E8">
        <w:t xml:space="preserve"> </w:t>
      </w:r>
      <w:r w:rsidR="00F31B82">
        <w:t>help</w:t>
      </w:r>
      <w:r w:rsidR="00F31B82" w:rsidRPr="007760E8">
        <w:t xml:space="preserve"> </w:t>
      </w:r>
      <w:r w:rsidRPr="007760E8">
        <w:t xml:space="preserve">practitioners develop personalized </w:t>
      </w:r>
      <w:r w:rsidR="00F31B82">
        <w:t>care</w:t>
      </w:r>
      <w:r w:rsidR="00F31B82" w:rsidRPr="007760E8">
        <w:t xml:space="preserve"> </w:t>
      </w:r>
      <w:r w:rsidRPr="007760E8">
        <w:t xml:space="preserve">plans. </w:t>
      </w:r>
      <w:r w:rsidR="009A69CD">
        <w:t>Such</w:t>
      </w:r>
      <w:r w:rsidR="009A69CD" w:rsidRPr="007760E8">
        <w:t xml:space="preserve"> </w:t>
      </w:r>
      <w:r w:rsidRPr="007760E8">
        <w:t xml:space="preserve">integration </w:t>
      </w:r>
      <w:r w:rsidR="00F31B82">
        <w:t>w</w:t>
      </w:r>
      <w:r w:rsidR="009A69CD">
        <w:t>ould</w:t>
      </w:r>
      <w:r w:rsidR="009A69CD" w:rsidRPr="007760E8">
        <w:t xml:space="preserve"> </w:t>
      </w:r>
      <w:r w:rsidR="009A69CD">
        <w:t xml:space="preserve">facilitate a </w:t>
      </w:r>
      <w:r w:rsidRPr="007760E8">
        <w:t xml:space="preserve">shift from rigid structured questionnaires toward </w:t>
      </w:r>
      <w:r w:rsidR="009A69CD">
        <w:t>dynamic</w:t>
      </w:r>
      <w:r w:rsidR="009A69CD" w:rsidRPr="007760E8">
        <w:t xml:space="preserve"> </w:t>
      </w:r>
      <w:r w:rsidRPr="007760E8">
        <w:t>open-ended questions with real-time interpretation</w:t>
      </w:r>
      <w:r w:rsidR="00376C13">
        <w:t xml:space="preserve"> and </w:t>
      </w:r>
      <w:r w:rsidR="009A69CD">
        <w:t xml:space="preserve">tailored </w:t>
      </w:r>
      <w:r w:rsidR="00376C13">
        <w:t>feedback from</w:t>
      </w:r>
      <w:r w:rsidRPr="007760E8">
        <w:t xml:space="preserve"> text responses.</w:t>
      </w:r>
      <w:r w:rsidR="002F49BB">
        <w:t xml:space="preserve"> However, while current work highlights practical</w:t>
      </w:r>
      <w:commentRangeStart w:id="3"/>
      <w:r w:rsidRPr="007760E8">
        <w:t xml:space="preserve"> implementation </w:t>
      </w:r>
      <w:r w:rsidR="002F49BB">
        <w:t>barriers (e.g., electric health record integration and anonymity concerns), it largely overlooks</w:t>
      </w:r>
      <w:r w:rsidR="002F49BB" w:rsidRPr="007760E8">
        <w:t xml:space="preserve"> </w:t>
      </w:r>
      <w:r w:rsidR="002F49BB">
        <w:t xml:space="preserve">how </w:t>
      </w:r>
      <w:r w:rsidRPr="007760E8">
        <w:t>LLM-PROM</w:t>
      </w:r>
      <w:r w:rsidR="00376C13">
        <w:t xml:space="preserve">s </w:t>
      </w:r>
      <w:r w:rsidR="002F49BB">
        <w:t xml:space="preserve">may affect the quality and integrity of self-reported data. </w:t>
      </w:r>
      <w:r w:rsidR="002F49BB" w:rsidRPr="002F49BB">
        <w:t>This presentation addresses this gap by applying Tourangeau's (1984, 2000) cognitive response process framework</w:t>
      </w:r>
      <w:r w:rsidR="002F49BB">
        <w:t xml:space="preserve"> </w:t>
      </w:r>
      <w:r w:rsidR="002F49BB" w:rsidRPr="002F49BB">
        <w:t>to reveal how LLM-PROMs transform each stage of response generation from comprehension through final response. This theoretical analysis uncovers previously unrecognized measurement validity threats that extend beyond technical implementation to the core psychometric properties of patient-reported outcomes.</w:t>
      </w:r>
      <w:del w:id="4" w:author="Linares, Kevin" w:date="2025-07-24T10:19:00Z" w16du:dateUtc="2025-07-24T14:19:00Z">
        <w:r w:rsidR="002F49BB" w:rsidRPr="002F49BB" w:rsidDel="002F49BB">
          <w:delText>"</w:delText>
        </w:r>
      </w:del>
      <w:del w:id="5" w:author="Linares, Kevin" w:date="2025-07-24T10:18:00Z" w16du:dateUtc="2025-07-24T14:18:00Z">
        <w:r w:rsidRPr="007760E8" w:rsidDel="002F49BB">
          <w:delText>integration through</w:delText>
        </w:r>
      </w:del>
      <w:del w:id="6" w:author="Linares, Kevin" w:date="2025-07-24T10:19:00Z" w16du:dateUtc="2025-07-24T14:19:00Z">
        <w:r w:rsidRPr="007760E8" w:rsidDel="002F49BB">
          <w:delText xml:space="preserve"> Tourangeau's </w:delText>
        </w:r>
        <w:r w:rsidR="00376C13" w:rsidDel="002F49BB">
          <w:delText xml:space="preserve">(1984, 2000) </w:delText>
        </w:r>
        <w:r w:rsidRPr="007760E8" w:rsidDel="002F49BB">
          <w:delText xml:space="preserve">cognitive response process </w:delText>
        </w:r>
        <w:r w:rsidR="00376C13" w:rsidDel="002F49BB">
          <w:delText xml:space="preserve">framework </w:delText>
        </w:r>
        <w:r w:rsidRPr="007760E8" w:rsidDel="002F49BB">
          <w:delText>to highlight both benefits and risks of this emerging technology in health reporting.</w:delText>
        </w:r>
        <w:commentRangeEnd w:id="3"/>
        <w:r w:rsidR="00604648" w:rsidDel="002F49BB">
          <w:rPr>
            <w:rStyle w:val="CommentReference"/>
          </w:rPr>
          <w:commentReference w:id="3"/>
        </w:r>
      </w:del>
    </w:p>
    <w:p w14:paraId="5E76D6A3" w14:textId="77777777" w:rsidR="007760E8" w:rsidRPr="007760E8" w:rsidRDefault="007760E8" w:rsidP="007760E8">
      <w:pPr>
        <w:rPr>
          <w:b/>
          <w:bCs/>
        </w:rPr>
      </w:pPr>
      <w:r w:rsidRPr="007760E8">
        <w:rPr>
          <w:b/>
          <w:bCs/>
        </w:rPr>
        <w:t>AI's Impact on the Four-Stage Response Model</w:t>
      </w:r>
    </w:p>
    <w:p w14:paraId="456DFA2C" w14:textId="3B49D7B3" w:rsidR="00F94286" w:rsidRDefault="00590066" w:rsidP="007760E8">
      <w:r w:rsidRPr="00F94286">
        <w:t xml:space="preserve">Tourangeau's </w:t>
      </w:r>
      <w:r>
        <w:t>framework</w:t>
      </w:r>
      <w:r w:rsidRPr="00F94286">
        <w:t xml:space="preserve"> </w:t>
      </w:r>
      <w:r w:rsidR="004A78D2">
        <w:t xml:space="preserve">outlines four sequential cognitive stages individuals engage in when </w:t>
      </w:r>
      <w:r w:rsidRPr="00F94286">
        <w:t>process</w:t>
      </w:r>
      <w:r w:rsidR="004A78D2">
        <w:t xml:space="preserve">ing </w:t>
      </w:r>
      <w:r w:rsidRPr="00F94286">
        <w:t>and respond</w:t>
      </w:r>
      <w:r w:rsidR="004A78D2">
        <w:t>ing</w:t>
      </w:r>
      <w:r w:rsidRPr="00F94286">
        <w:t xml:space="preserve"> to survey questions</w:t>
      </w:r>
      <w:r w:rsidR="004A78D2">
        <w:t>:</w:t>
      </w:r>
      <w:r w:rsidRPr="00F94286">
        <w:t xml:space="preserve"> </w:t>
      </w:r>
      <w:r>
        <w:t>C</w:t>
      </w:r>
      <w:r w:rsidRPr="00590066">
        <w:t xml:space="preserve">omprehension (understanding questions), </w:t>
      </w:r>
      <w:r w:rsidR="00061459">
        <w:t>r</w:t>
      </w:r>
      <w:r w:rsidRPr="00590066">
        <w:t xml:space="preserve">etrieval (accessing relevant memories), </w:t>
      </w:r>
      <w:r w:rsidR="00061459">
        <w:t>j</w:t>
      </w:r>
      <w:r w:rsidRPr="00590066">
        <w:t>udg</w:t>
      </w:r>
      <w:r w:rsidR="00061459">
        <w:t>e</w:t>
      </w:r>
      <w:r w:rsidRPr="00590066">
        <w:t xml:space="preserve">ment (evaluating information to form responses), and </w:t>
      </w:r>
      <w:r w:rsidR="00061459">
        <w:t>r</w:t>
      </w:r>
      <w:r w:rsidRPr="00590066">
        <w:t>esponse (mapping judgments onto answer formats</w:t>
      </w:r>
      <w:r w:rsidR="00F25280">
        <w:t>)</w:t>
      </w:r>
      <w:r>
        <w:t xml:space="preserve">. </w:t>
      </w:r>
      <w:r w:rsidR="003034D3">
        <w:t>This</w:t>
      </w:r>
      <w:r w:rsidR="004A78D2">
        <w:t xml:space="preserve"> framework offers</w:t>
      </w:r>
      <w:r w:rsidR="003A18A2" w:rsidRPr="003A18A2">
        <w:t xml:space="preserve"> </w:t>
      </w:r>
      <w:r w:rsidR="004A78D2">
        <w:t xml:space="preserve">an </w:t>
      </w:r>
      <w:r w:rsidR="003A18A2" w:rsidRPr="003A18A2">
        <w:t xml:space="preserve">essential lens for evaluating the benefits and challenges of </w:t>
      </w:r>
      <w:r w:rsidR="00B8574A">
        <w:t>LLM-</w:t>
      </w:r>
      <w:r w:rsidR="004A78D2">
        <w:t>PROMs.</w:t>
      </w:r>
    </w:p>
    <w:p w14:paraId="134446AE" w14:textId="16FB1A18" w:rsidR="007760E8" w:rsidRPr="007760E8" w:rsidRDefault="007760E8" w:rsidP="00A370BE">
      <w:r w:rsidRPr="005C0C80">
        <w:rPr>
          <w:i/>
          <w:iCs/>
        </w:rPr>
        <w:t>Comprehension</w:t>
      </w:r>
      <w:r w:rsidR="005C0C80">
        <w:rPr>
          <w:b/>
          <w:bCs/>
        </w:rPr>
        <w:t xml:space="preserve"> </w:t>
      </w:r>
      <w:r w:rsidR="003034D3" w:rsidRPr="003034D3">
        <w:t>relies on pragmatic inference to understand clinician information needs.</w:t>
      </w:r>
      <w:r w:rsidR="003034D3">
        <w:t xml:space="preserve"> </w:t>
      </w:r>
      <w:r w:rsidR="00A370BE" w:rsidRPr="00A370BE">
        <w:t>LLM-PROMs promise personalization by adapting to individual language levels and</w:t>
      </w:r>
      <w:r w:rsidR="003034D3">
        <w:t xml:space="preserve"> </w:t>
      </w:r>
      <w:r w:rsidR="00A370BE" w:rsidRPr="00A370BE">
        <w:t>health literacy in real-time while clarifying medical terminology as needed. However, this personalization sacrifices standardization of comparable health outcomes across patients and time points. Additionally, the AI's understanding of appropriate health questions derives from training corpus data rather than validated psychometric principles</w:t>
      </w:r>
      <w:r w:rsidR="00A370BE">
        <w:t>.</w:t>
      </w:r>
    </w:p>
    <w:p w14:paraId="2BCD1C3C" w14:textId="5AA76163" w:rsidR="005C0C80" w:rsidRDefault="005C0C80" w:rsidP="007760E8">
      <w:pPr>
        <w:rPr>
          <w:i/>
          <w:iCs/>
        </w:rPr>
      </w:pPr>
      <w:r w:rsidRPr="005C0C80">
        <w:rPr>
          <w:i/>
          <w:iCs/>
        </w:rPr>
        <w:lastRenderedPageBreak/>
        <w:t xml:space="preserve">Retrieval </w:t>
      </w:r>
      <w:r w:rsidRPr="005C0C80">
        <w:t xml:space="preserve">depends on accessing autobiographical memories of symptoms and health events. LLM-PROMs can guide systematic symptom reviews, </w:t>
      </w:r>
      <w:r w:rsidR="003034D3">
        <w:t xml:space="preserve">and </w:t>
      </w:r>
      <w:r w:rsidRPr="005C0C80">
        <w:t>sequence health events chronologically</w:t>
      </w:r>
      <w:r w:rsidR="003034D3">
        <w:t xml:space="preserve">. </w:t>
      </w:r>
      <w:r w:rsidRPr="005C0C80">
        <w:t xml:space="preserve">However, when LLMs generate follow-up questions they may inadvertently suggest symptoms from medical training data. This can lead individuals to affirm symptoms they have not experienced because AI questioning </w:t>
      </w:r>
      <w:r w:rsidR="003034D3">
        <w:t>may lead</w:t>
      </w:r>
      <w:r w:rsidR="003034D3" w:rsidRPr="005C0C80">
        <w:t xml:space="preserve"> </w:t>
      </w:r>
      <w:r w:rsidRPr="005C0C80">
        <w:t xml:space="preserve">them </w:t>
      </w:r>
      <w:r w:rsidR="003034D3">
        <w:t xml:space="preserve">to think that they are </w:t>
      </w:r>
      <w:r w:rsidRPr="005C0C80">
        <w:t>relevant or expected.</w:t>
      </w:r>
    </w:p>
    <w:p w14:paraId="7EAA55EC" w14:textId="51230E92" w:rsidR="007760E8" w:rsidRPr="007760E8" w:rsidRDefault="007760E8" w:rsidP="007760E8">
      <w:r w:rsidRPr="000A56B3">
        <w:rPr>
          <w:i/>
          <w:iCs/>
        </w:rPr>
        <w:t>Judgment</w:t>
      </w:r>
      <w:r w:rsidR="000A56B3">
        <w:t xml:space="preserve"> </w:t>
      </w:r>
      <w:r w:rsidR="003034D3">
        <w:t>transform</w:t>
      </w:r>
      <w:r w:rsidR="003034D3">
        <w:t>s</w:t>
      </w:r>
      <w:r w:rsidR="003034D3">
        <w:t xml:space="preserve"> </w:t>
      </w:r>
      <w:r w:rsidR="003034D3">
        <w:t xml:space="preserve">from an internal respondent process to an </w:t>
      </w:r>
      <w:r w:rsidRPr="007760E8">
        <w:t>external algorithmic one. Benefits include reduced burden on human coders or clinicians</w:t>
      </w:r>
      <w:r w:rsidR="003034D3">
        <w:t xml:space="preserve"> and</w:t>
      </w:r>
      <w:r w:rsidRPr="007760E8">
        <w:t xml:space="preserve"> rapid process</w:t>
      </w:r>
      <w:r w:rsidR="001E2F15">
        <w:t>ing of</w:t>
      </w:r>
      <w:r w:rsidRPr="007760E8">
        <w:t xml:space="preserve"> complex narratives.</w:t>
      </w:r>
      <w:r w:rsidR="000A56B3">
        <w:t xml:space="preserve"> </w:t>
      </w:r>
      <w:r w:rsidR="000A56B3" w:rsidRPr="000A56B3">
        <w:t xml:space="preserve">Conversely, this shift removes </w:t>
      </w:r>
      <w:r w:rsidR="000A56B3">
        <w:t>respondents’</w:t>
      </w:r>
      <w:r w:rsidR="000A56B3" w:rsidRPr="000A56B3">
        <w:t xml:space="preserve"> agency in determining which aspects of their experience are</w:t>
      </w:r>
      <w:r w:rsidR="000A56B3">
        <w:t xml:space="preserve"> most</w:t>
      </w:r>
      <w:r w:rsidR="000A56B3" w:rsidRPr="000A56B3">
        <w:t xml:space="preserve"> relevant and may miss nuanced emotional or contextual </w:t>
      </w:r>
      <w:r w:rsidR="000A56B3">
        <w:t>factors</w:t>
      </w:r>
      <w:r w:rsidR="000A56B3" w:rsidRPr="000A56B3">
        <w:t xml:space="preserve"> requir</w:t>
      </w:r>
      <w:r w:rsidR="001E2F15">
        <w:t>ing</w:t>
      </w:r>
      <w:r w:rsidR="000A56B3" w:rsidRPr="000A56B3">
        <w:t xml:space="preserve"> human interpretation.</w:t>
      </w:r>
    </w:p>
    <w:p w14:paraId="611A0E68" w14:textId="05AC3774" w:rsidR="00833E09" w:rsidRDefault="00833E09" w:rsidP="007760E8">
      <w:pPr>
        <w:rPr>
          <w:i/>
          <w:iCs/>
        </w:rPr>
      </w:pPr>
      <w:r w:rsidRPr="00833E09">
        <w:rPr>
          <w:i/>
          <w:iCs/>
        </w:rPr>
        <w:t xml:space="preserve">Response </w:t>
      </w:r>
      <w:r w:rsidRPr="00833E09">
        <w:t xml:space="preserve">to traditional scales is replaced by natural language processing of rich open text narratives, promising to capture holistic health </w:t>
      </w:r>
      <w:r w:rsidR="001E2F15">
        <w:t xml:space="preserve">dimensions </w:t>
      </w:r>
      <w:r w:rsidRPr="00833E09">
        <w:t xml:space="preserve">while reducing cognitive burden from forced-choice formats. Nonetheless, conversational AI exchanges may </w:t>
      </w:r>
      <w:r w:rsidR="001E2F15" w:rsidRPr="001E2F15">
        <w:t>create hybrid expressions reflecting both human experience and machine interpretation</w:t>
      </w:r>
      <w:r w:rsidR="001E2F15">
        <w:t>.</w:t>
      </w:r>
    </w:p>
    <w:p w14:paraId="472884DD" w14:textId="68FD8667" w:rsidR="007760E8" w:rsidRPr="007760E8" w:rsidRDefault="007760E8" w:rsidP="007760E8">
      <w:pPr>
        <w:rPr>
          <w:b/>
          <w:bCs/>
        </w:rPr>
      </w:pPr>
      <w:commentRangeStart w:id="7"/>
      <w:r w:rsidRPr="007760E8">
        <w:rPr>
          <w:b/>
          <w:bCs/>
        </w:rPr>
        <w:t>Conclusion</w:t>
      </w:r>
      <w:commentRangeEnd w:id="7"/>
      <w:r w:rsidR="00A35A29">
        <w:rPr>
          <w:rStyle w:val="CommentReference"/>
        </w:rPr>
        <w:commentReference w:id="7"/>
      </w:r>
    </w:p>
    <w:p w14:paraId="5C8C07A0" w14:textId="191CB61D" w:rsidR="0073082D" w:rsidRDefault="001E2F15">
      <w:r>
        <w:t xml:space="preserve">Although </w:t>
      </w:r>
      <w:r w:rsidR="00F25280" w:rsidRPr="00F25280">
        <w:t xml:space="preserve">AI integration </w:t>
      </w:r>
      <w:r>
        <w:t xml:space="preserve">offers reduced respondent burden and rich narrative data capture, and assistance with clinical terminology, analysis through </w:t>
      </w:r>
      <w:r w:rsidR="00F25280" w:rsidRPr="00F25280">
        <w:t xml:space="preserve">Tourangeau's framework reveals </w:t>
      </w:r>
      <w:r>
        <w:t>significant costs to measurement validity</w:t>
      </w:r>
      <w:r w:rsidR="00F25280" w:rsidRPr="00F25280">
        <w:t>. LLM-PROM integration fundamentally alters each cognitive stage</w:t>
      </w:r>
      <w:r>
        <w:t xml:space="preserve">, </w:t>
      </w:r>
      <w:r w:rsidRPr="001E2F15">
        <w:t>challenging traditional measurement equivalence.</w:t>
      </w:r>
      <w:r>
        <w:t xml:space="preserve"> </w:t>
      </w:r>
      <w:r w:rsidR="00F25280" w:rsidRPr="00F25280">
        <w:t>Only through rigorous theoretical development, careful empirical validation, and unwavering commitment to measurement integrity can we realize AI-enhanced health measurement benefits while minimizing its shortcomings.</w:t>
      </w:r>
    </w:p>
    <w:sectPr w:rsidR="0073082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 Ratzki-Leewing" w:date="2025-07-22T12:35:00Z" w:initials="ARL">
    <w:p w14:paraId="77153B4A" w14:textId="77777777" w:rsidR="00F31B82" w:rsidRDefault="00F31B82" w:rsidP="00F31B82">
      <w:r>
        <w:rPr>
          <w:rStyle w:val="CommentReference"/>
        </w:rPr>
        <w:annotationRef/>
      </w:r>
      <w:r>
        <w:rPr>
          <w:color w:val="000000"/>
          <w:sz w:val="20"/>
          <w:szCs w:val="20"/>
        </w:rPr>
        <w:t>Use of “such as” here implies LLM is just an example of AI …can you reframe so it is clear that it is the focus of this abstract?</w:t>
      </w:r>
    </w:p>
  </w:comment>
  <w:comment w:id="1" w:author="Alex Ratzki-Leewing" w:date="2025-07-22T12:37:00Z" w:initials="ARL">
    <w:p w14:paraId="6C0F3424" w14:textId="77777777" w:rsidR="00F31B82" w:rsidRDefault="00F31B82" w:rsidP="00F31B82">
      <w:r>
        <w:rPr>
          <w:rStyle w:val="CommentReference"/>
        </w:rPr>
        <w:annotationRef/>
      </w:r>
      <w:r>
        <w:rPr>
          <w:color w:val="000000"/>
          <w:sz w:val="20"/>
          <w:szCs w:val="20"/>
        </w:rPr>
        <w:t xml:space="preserve">Is it just one study? Or, indeed, multiple? </w:t>
      </w:r>
    </w:p>
    <w:p w14:paraId="1E504204" w14:textId="77777777" w:rsidR="00F31B82" w:rsidRDefault="00F31B82" w:rsidP="00F31B82"/>
    <w:p w14:paraId="08014D60" w14:textId="77777777" w:rsidR="00F31B82" w:rsidRDefault="00F31B82" w:rsidP="00F31B82"/>
    <w:p w14:paraId="35021F03" w14:textId="77777777" w:rsidR="00F31B82" w:rsidRDefault="00F31B82" w:rsidP="00F31B82">
      <w:r>
        <w:rPr>
          <w:color w:val="000000"/>
          <w:sz w:val="20"/>
          <w:szCs w:val="20"/>
        </w:rPr>
        <w:t xml:space="preserve">Note: </w:t>
      </w:r>
    </w:p>
    <w:p w14:paraId="2D6C8657" w14:textId="77777777" w:rsidR="00F31B82" w:rsidRDefault="00F31B82" w:rsidP="00F31B82">
      <w:r>
        <w:rPr>
          <w:color w:val="000000"/>
          <w:sz w:val="20"/>
          <w:szCs w:val="20"/>
        </w:rPr>
        <w:t>et al. = author + co-authors of one study</w:t>
      </w:r>
    </w:p>
    <w:p w14:paraId="573E5DE4" w14:textId="77777777" w:rsidR="00F31B82" w:rsidRDefault="00F31B82" w:rsidP="00F31B82">
      <w:r>
        <w:rPr>
          <w:color w:val="000000"/>
          <w:sz w:val="20"/>
          <w:szCs w:val="20"/>
        </w:rPr>
        <w:t>“And colleagues” = author + authors of other studies</w:t>
      </w:r>
    </w:p>
  </w:comment>
  <w:comment w:id="2" w:author="Linares, Kevin" w:date="2025-07-22T13:59:00Z" w:initials="KL">
    <w:p w14:paraId="3061D74A" w14:textId="77777777" w:rsidR="00A279E5" w:rsidRDefault="00AD20C9" w:rsidP="00A279E5">
      <w:pPr>
        <w:pStyle w:val="CommentText"/>
      </w:pPr>
      <w:r>
        <w:rPr>
          <w:rStyle w:val="CommentReference"/>
        </w:rPr>
        <w:annotationRef/>
      </w:r>
      <w:r w:rsidR="00A279E5">
        <w:t xml:space="preserve">There ia a second paper </w:t>
      </w:r>
      <w:hyperlink r:id="rId1" w:history="1">
        <w:r w:rsidR="00A279E5" w:rsidRPr="00E05B5B">
          <w:rPr>
            <w:rStyle w:val="Hyperlink"/>
          </w:rPr>
          <w:t>https://pubmed.ncbi.nlm.nih.gov/36828609/</w:t>
        </w:r>
      </w:hyperlink>
      <w:r w:rsidR="00A279E5">
        <w:t>, but the Terheyden is specific to LLM-PROMs.</w:t>
      </w:r>
    </w:p>
  </w:comment>
  <w:comment w:id="3" w:author="Alex Ratzki-Leewing" w:date="2025-07-22T12:45:00Z" w:initials="ARL">
    <w:p w14:paraId="52628938" w14:textId="2E65C3C8" w:rsidR="00604648" w:rsidRDefault="00604648" w:rsidP="00604648">
      <w:r>
        <w:rPr>
          <w:rStyle w:val="CommentReference"/>
        </w:rPr>
        <w:annotationRef/>
      </w:r>
      <w:r>
        <w:rPr>
          <w:sz w:val="20"/>
          <w:szCs w:val="20"/>
        </w:rPr>
        <w:t xml:space="preserve">Try to draw a sharper line between existing work and your novel contribution. </w:t>
      </w:r>
    </w:p>
    <w:p w14:paraId="293718D7" w14:textId="77777777" w:rsidR="00604648" w:rsidRDefault="00604648" w:rsidP="00604648"/>
    <w:p w14:paraId="7109645C" w14:textId="77777777" w:rsidR="00604648" w:rsidRDefault="00604648" w:rsidP="00604648">
      <w:r>
        <w:rPr>
          <w:sz w:val="20"/>
          <w:szCs w:val="20"/>
        </w:rPr>
        <w:t>e.g., “However, while current work highlights practical implementation barriers (e.g. EHR integration and anonymity concerns), it largely overlooks how LLM-PROMs may affect the quality and integrity of self-reported data. This presentation aims to address this gap by…”</w:t>
      </w:r>
    </w:p>
  </w:comment>
  <w:comment w:id="7" w:author="Alex Ratzki-Leewing" w:date="2025-07-22T13:19:00Z" w:initials="ARL">
    <w:p w14:paraId="25A0EC69" w14:textId="77777777" w:rsidR="00A35A29" w:rsidRDefault="00A35A29" w:rsidP="00A35A29">
      <w:r>
        <w:rPr>
          <w:rStyle w:val="CommentReference"/>
        </w:rPr>
        <w:annotationRef/>
      </w:r>
      <w:r>
        <w:rPr>
          <w:color w:val="000000"/>
          <w:sz w:val="20"/>
          <w:szCs w:val="20"/>
        </w:rPr>
        <w:t>Excellent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153B4A" w15:done="1"/>
  <w15:commentEx w15:paraId="573E5DE4" w15:done="1"/>
  <w15:commentEx w15:paraId="3061D74A" w15:paraIdParent="573E5DE4" w15:done="1"/>
  <w15:commentEx w15:paraId="7109645C" w15:done="1"/>
  <w15:commentEx w15:paraId="25A0EC6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0DC048" w16cex:dateUtc="2025-07-22T16:35:00Z"/>
  <w16cex:commentExtensible w16cex:durableId="1AD51623" w16cex:dateUtc="2025-07-22T16:37:00Z"/>
  <w16cex:commentExtensible w16cex:durableId="038B3FC6" w16cex:dateUtc="2025-07-22T17:59:00Z"/>
  <w16cex:commentExtensible w16cex:durableId="518751C7" w16cex:dateUtc="2025-07-22T16:45:00Z">
    <w16cex:extLst>
      <w16:ext w16:uri="{CE6994B0-6A32-4C9F-8C6B-6E91EDA988CE}">
        <cr:reactions xmlns:cr="http://schemas.microsoft.com/office/comments/2020/reactions">
          <cr:reaction reactionType="1">
            <cr:reactionInfo dateUtc="2025-07-24T14:19:43Z">
              <cr:user userId="S::KLinares@som.umaryland.edu::a6b21ff7-a839-4018-a943-48d3d3604dfa" userProvider="AD" userName="Linares, Kevin"/>
            </cr:reactionInfo>
          </cr:reaction>
        </cr:reactions>
      </w16:ext>
    </w16cex:extLst>
  </w16cex:commentExtensible>
  <w16cex:commentExtensible w16cex:durableId="7C65D0EB" w16cex:dateUtc="2025-07-22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153B4A" w16cid:durableId="1D0DC048"/>
  <w16cid:commentId w16cid:paraId="573E5DE4" w16cid:durableId="1AD51623"/>
  <w16cid:commentId w16cid:paraId="3061D74A" w16cid:durableId="038B3FC6"/>
  <w16cid:commentId w16cid:paraId="7109645C" w16cid:durableId="518751C7"/>
  <w16cid:commentId w16cid:paraId="25A0EC69" w16cid:durableId="7C65D0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284"/>
    <w:multiLevelType w:val="multilevel"/>
    <w:tmpl w:val="ECB2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4799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Ratzki-Leewing">
    <w15:presenceInfo w15:providerId="None" w15:userId="Alex Ratzki-Leewing"/>
  </w15:person>
  <w15:person w15:author="Linares, Kevin">
    <w15:presenceInfo w15:providerId="AD" w15:userId="S::KLinares@som.umaryland.edu::a6b21ff7-a839-4018-a943-48d3d3604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81"/>
    <w:rsid w:val="00061459"/>
    <w:rsid w:val="000617F3"/>
    <w:rsid w:val="00093DB4"/>
    <w:rsid w:val="000A56B3"/>
    <w:rsid w:val="00173741"/>
    <w:rsid w:val="001E2F15"/>
    <w:rsid w:val="00235747"/>
    <w:rsid w:val="00241BBE"/>
    <w:rsid w:val="002456D9"/>
    <w:rsid w:val="002F49BB"/>
    <w:rsid w:val="003034D3"/>
    <w:rsid w:val="0030478F"/>
    <w:rsid w:val="00367648"/>
    <w:rsid w:val="00376C13"/>
    <w:rsid w:val="00383338"/>
    <w:rsid w:val="003A18A2"/>
    <w:rsid w:val="003A2045"/>
    <w:rsid w:val="003B3F52"/>
    <w:rsid w:val="004656C7"/>
    <w:rsid w:val="004A78D2"/>
    <w:rsid w:val="00535981"/>
    <w:rsid w:val="00590066"/>
    <w:rsid w:val="005A5541"/>
    <w:rsid w:val="005C0C80"/>
    <w:rsid w:val="006011FD"/>
    <w:rsid w:val="00604648"/>
    <w:rsid w:val="006145DC"/>
    <w:rsid w:val="00615F62"/>
    <w:rsid w:val="0073082D"/>
    <w:rsid w:val="00746FC2"/>
    <w:rsid w:val="007721C9"/>
    <w:rsid w:val="007760E8"/>
    <w:rsid w:val="00792098"/>
    <w:rsid w:val="007C0C9A"/>
    <w:rsid w:val="008331F9"/>
    <w:rsid w:val="00833E09"/>
    <w:rsid w:val="00981C00"/>
    <w:rsid w:val="009A69CD"/>
    <w:rsid w:val="009C2FA1"/>
    <w:rsid w:val="00A279E5"/>
    <w:rsid w:val="00A33B83"/>
    <w:rsid w:val="00A35A29"/>
    <w:rsid w:val="00A370BE"/>
    <w:rsid w:val="00AB0A85"/>
    <w:rsid w:val="00AD20C9"/>
    <w:rsid w:val="00B0057B"/>
    <w:rsid w:val="00B133F0"/>
    <w:rsid w:val="00B82891"/>
    <w:rsid w:val="00B8574A"/>
    <w:rsid w:val="00BF04FD"/>
    <w:rsid w:val="00CD0C30"/>
    <w:rsid w:val="00CD5B74"/>
    <w:rsid w:val="00CE3070"/>
    <w:rsid w:val="00CE6D2D"/>
    <w:rsid w:val="00D13676"/>
    <w:rsid w:val="00D67175"/>
    <w:rsid w:val="00D72FCD"/>
    <w:rsid w:val="00DA47A3"/>
    <w:rsid w:val="00DB776F"/>
    <w:rsid w:val="00DB78F4"/>
    <w:rsid w:val="00DD42A1"/>
    <w:rsid w:val="00E15A45"/>
    <w:rsid w:val="00E5684A"/>
    <w:rsid w:val="00E610F4"/>
    <w:rsid w:val="00E62431"/>
    <w:rsid w:val="00E832EA"/>
    <w:rsid w:val="00EB5B29"/>
    <w:rsid w:val="00F22298"/>
    <w:rsid w:val="00F25280"/>
    <w:rsid w:val="00F31B82"/>
    <w:rsid w:val="00F44DDC"/>
    <w:rsid w:val="00F66847"/>
    <w:rsid w:val="00F94286"/>
    <w:rsid w:val="00FB19F7"/>
    <w:rsid w:val="00FB3F8E"/>
    <w:rsid w:val="00FC27D0"/>
    <w:rsid w:val="00FD67E6"/>
    <w:rsid w:val="00FF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C6ED"/>
  <w15:chartTrackingRefBased/>
  <w15:docId w15:val="{BBE622B3-E13C-4E80-B9B4-A4930919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81"/>
    <w:rPr>
      <w:rFonts w:eastAsiaTheme="majorEastAsia" w:cstheme="majorBidi"/>
      <w:color w:val="272727" w:themeColor="text1" w:themeTint="D8"/>
    </w:rPr>
  </w:style>
  <w:style w:type="paragraph" w:styleId="Title">
    <w:name w:val="Title"/>
    <w:basedOn w:val="Normal"/>
    <w:next w:val="Normal"/>
    <w:link w:val="TitleChar"/>
    <w:uiPriority w:val="10"/>
    <w:qFormat/>
    <w:rsid w:val="0053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81"/>
    <w:pPr>
      <w:spacing w:before="160"/>
      <w:jc w:val="center"/>
    </w:pPr>
    <w:rPr>
      <w:i/>
      <w:iCs/>
      <w:color w:val="404040" w:themeColor="text1" w:themeTint="BF"/>
    </w:rPr>
  </w:style>
  <w:style w:type="character" w:customStyle="1" w:styleId="QuoteChar">
    <w:name w:val="Quote Char"/>
    <w:basedOn w:val="DefaultParagraphFont"/>
    <w:link w:val="Quote"/>
    <w:uiPriority w:val="29"/>
    <w:rsid w:val="00535981"/>
    <w:rPr>
      <w:i/>
      <w:iCs/>
      <w:color w:val="404040" w:themeColor="text1" w:themeTint="BF"/>
    </w:rPr>
  </w:style>
  <w:style w:type="paragraph" w:styleId="ListParagraph">
    <w:name w:val="List Paragraph"/>
    <w:basedOn w:val="Normal"/>
    <w:uiPriority w:val="34"/>
    <w:qFormat/>
    <w:rsid w:val="00535981"/>
    <w:pPr>
      <w:ind w:left="720"/>
      <w:contextualSpacing/>
    </w:pPr>
  </w:style>
  <w:style w:type="character" w:styleId="IntenseEmphasis">
    <w:name w:val="Intense Emphasis"/>
    <w:basedOn w:val="DefaultParagraphFont"/>
    <w:uiPriority w:val="21"/>
    <w:qFormat/>
    <w:rsid w:val="00535981"/>
    <w:rPr>
      <w:i/>
      <w:iCs/>
      <w:color w:val="0F4761" w:themeColor="accent1" w:themeShade="BF"/>
    </w:rPr>
  </w:style>
  <w:style w:type="paragraph" w:styleId="IntenseQuote">
    <w:name w:val="Intense Quote"/>
    <w:basedOn w:val="Normal"/>
    <w:next w:val="Normal"/>
    <w:link w:val="IntenseQuoteChar"/>
    <w:uiPriority w:val="30"/>
    <w:qFormat/>
    <w:rsid w:val="00535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981"/>
    <w:rPr>
      <w:i/>
      <w:iCs/>
      <w:color w:val="0F4761" w:themeColor="accent1" w:themeShade="BF"/>
    </w:rPr>
  </w:style>
  <w:style w:type="character" w:styleId="IntenseReference">
    <w:name w:val="Intense Reference"/>
    <w:basedOn w:val="DefaultParagraphFont"/>
    <w:uiPriority w:val="32"/>
    <w:qFormat/>
    <w:rsid w:val="00535981"/>
    <w:rPr>
      <w:b/>
      <w:bCs/>
      <w:smallCaps/>
      <w:color w:val="0F4761" w:themeColor="accent1" w:themeShade="BF"/>
      <w:spacing w:val="5"/>
    </w:rPr>
  </w:style>
  <w:style w:type="character" w:styleId="Hyperlink">
    <w:name w:val="Hyperlink"/>
    <w:basedOn w:val="DefaultParagraphFont"/>
    <w:uiPriority w:val="99"/>
    <w:unhideWhenUsed/>
    <w:rsid w:val="00E832EA"/>
    <w:rPr>
      <w:color w:val="467886" w:themeColor="hyperlink"/>
      <w:u w:val="single"/>
    </w:rPr>
  </w:style>
  <w:style w:type="character" w:styleId="UnresolvedMention">
    <w:name w:val="Unresolved Mention"/>
    <w:basedOn w:val="DefaultParagraphFont"/>
    <w:uiPriority w:val="99"/>
    <w:semiHidden/>
    <w:unhideWhenUsed/>
    <w:rsid w:val="00E832EA"/>
    <w:rPr>
      <w:color w:val="605E5C"/>
      <w:shd w:val="clear" w:color="auto" w:fill="E1DFDD"/>
    </w:rPr>
  </w:style>
  <w:style w:type="paragraph" w:styleId="Revision">
    <w:name w:val="Revision"/>
    <w:hidden/>
    <w:uiPriority w:val="99"/>
    <w:semiHidden/>
    <w:rsid w:val="009A69CD"/>
    <w:pPr>
      <w:spacing w:after="0" w:line="240" w:lineRule="auto"/>
    </w:pPr>
  </w:style>
  <w:style w:type="character" w:styleId="CommentReference">
    <w:name w:val="annotation reference"/>
    <w:basedOn w:val="DefaultParagraphFont"/>
    <w:uiPriority w:val="99"/>
    <w:semiHidden/>
    <w:unhideWhenUsed/>
    <w:rsid w:val="00F31B82"/>
    <w:rPr>
      <w:sz w:val="16"/>
      <w:szCs w:val="16"/>
    </w:rPr>
  </w:style>
  <w:style w:type="paragraph" w:styleId="CommentText">
    <w:name w:val="annotation text"/>
    <w:basedOn w:val="Normal"/>
    <w:link w:val="CommentTextChar"/>
    <w:uiPriority w:val="99"/>
    <w:unhideWhenUsed/>
    <w:rsid w:val="00F31B82"/>
    <w:pPr>
      <w:spacing w:line="240" w:lineRule="auto"/>
    </w:pPr>
    <w:rPr>
      <w:sz w:val="20"/>
      <w:szCs w:val="20"/>
    </w:rPr>
  </w:style>
  <w:style w:type="character" w:customStyle="1" w:styleId="CommentTextChar">
    <w:name w:val="Comment Text Char"/>
    <w:basedOn w:val="DefaultParagraphFont"/>
    <w:link w:val="CommentText"/>
    <w:uiPriority w:val="99"/>
    <w:rsid w:val="00F31B82"/>
    <w:rPr>
      <w:sz w:val="20"/>
      <w:szCs w:val="20"/>
    </w:rPr>
  </w:style>
  <w:style w:type="paragraph" w:styleId="CommentSubject">
    <w:name w:val="annotation subject"/>
    <w:basedOn w:val="CommentText"/>
    <w:next w:val="CommentText"/>
    <w:link w:val="CommentSubjectChar"/>
    <w:uiPriority w:val="99"/>
    <w:semiHidden/>
    <w:unhideWhenUsed/>
    <w:rsid w:val="00F31B82"/>
    <w:rPr>
      <w:b/>
      <w:bCs/>
    </w:rPr>
  </w:style>
  <w:style w:type="character" w:customStyle="1" w:styleId="CommentSubjectChar">
    <w:name w:val="Comment Subject Char"/>
    <w:basedOn w:val="CommentTextChar"/>
    <w:link w:val="CommentSubject"/>
    <w:uiPriority w:val="99"/>
    <w:semiHidden/>
    <w:rsid w:val="00F31B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08937">
      <w:bodyDiv w:val="1"/>
      <w:marLeft w:val="0"/>
      <w:marRight w:val="0"/>
      <w:marTop w:val="0"/>
      <w:marBottom w:val="0"/>
      <w:divBdr>
        <w:top w:val="none" w:sz="0" w:space="0" w:color="auto"/>
        <w:left w:val="none" w:sz="0" w:space="0" w:color="auto"/>
        <w:bottom w:val="none" w:sz="0" w:space="0" w:color="auto"/>
        <w:right w:val="none" w:sz="0" w:space="0" w:color="auto"/>
      </w:divBdr>
    </w:div>
    <w:div w:id="974142613">
      <w:bodyDiv w:val="1"/>
      <w:marLeft w:val="0"/>
      <w:marRight w:val="0"/>
      <w:marTop w:val="0"/>
      <w:marBottom w:val="0"/>
      <w:divBdr>
        <w:top w:val="none" w:sz="0" w:space="0" w:color="auto"/>
        <w:left w:val="none" w:sz="0" w:space="0" w:color="auto"/>
        <w:bottom w:val="none" w:sz="0" w:space="0" w:color="auto"/>
        <w:right w:val="none" w:sz="0" w:space="0" w:color="auto"/>
      </w:divBdr>
    </w:div>
    <w:div w:id="1011831204">
      <w:bodyDiv w:val="1"/>
      <w:marLeft w:val="0"/>
      <w:marRight w:val="0"/>
      <w:marTop w:val="0"/>
      <w:marBottom w:val="0"/>
      <w:divBdr>
        <w:top w:val="none" w:sz="0" w:space="0" w:color="auto"/>
        <w:left w:val="none" w:sz="0" w:space="0" w:color="auto"/>
        <w:bottom w:val="none" w:sz="0" w:space="0" w:color="auto"/>
        <w:right w:val="none" w:sz="0" w:space="0" w:color="auto"/>
      </w:divBdr>
    </w:div>
    <w:div w:id="211027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ubmed.ncbi.nlm.nih.gov/36828609/"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Linares, Kevin</dc:creator>
  <cp:keywords/>
  <dc:description/>
  <cp:lastModifiedBy>Linares, Kevin</cp:lastModifiedBy>
  <cp:revision>2</cp:revision>
  <dcterms:created xsi:type="dcterms:W3CDTF">2025-07-24T14:42:00Z</dcterms:created>
  <dcterms:modified xsi:type="dcterms:W3CDTF">2025-07-24T14:42:00Z</dcterms:modified>
</cp:coreProperties>
</file>