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D2357" w14:textId="77777777" w:rsidR="005025D1" w:rsidRDefault="005025D1" w:rsidP="005025D1">
      <w:pPr>
        <w:rPr>
          <w:b/>
          <w:bCs/>
        </w:rPr>
      </w:pPr>
      <w:r>
        <w:rPr>
          <w:b/>
          <w:bCs/>
        </w:rPr>
        <w:t>Outline: Cognitive Mind Meets the Artificial: How LLMs are Reshaping Survey Research Through the Lens of Response Process Theory</w:t>
      </w:r>
    </w:p>
    <w:p w14:paraId="18218DB6" w14:textId="77777777" w:rsidR="005025D1" w:rsidRPr="005C261D" w:rsidRDefault="005025D1" w:rsidP="005025D1">
      <w:pPr>
        <w:rPr>
          <w:b/>
          <w:bCs/>
        </w:rPr>
      </w:pPr>
      <w:r w:rsidRPr="005C261D">
        <w:rPr>
          <w:b/>
          <w:bCs/>
        </w:rPr>
        <w:t xml:space="preserve">I. Introduction and Background </w:t>
      </w:r>
      <w:r>
        <w:rPr>
          <w:b/>
          <w:bCs/>
        </w:rPr>
        <w:t>(3 paragraphs)</w:t>
      </w:r>
    </w:p>
    <w:p w14:paraId="5A462F12" w14:textId="11569D51" w:rsidR="005025D1" w:rsidRPr="005C261D" w:rsidRDefault="005025D1" w:rsidP="005025D1">
      <w:r w:rsidRPr="005C261D">
        <w:t>A. Opening: AI Integration as Methodological Disruption</w:t>
      </w:r>
      <w:ins w:id="0" w:author="Alex Ratzki-Leewing" w:date="2025-07-09T10:30:00Z" w16du:dateUtc="2025-07-09T14:30:00Z">
        <w:r w:rsidR="00FC3813">
          <w:t xml:space="preserve"> in </w:t>
        </w:r>
        <w:commentRangeStart w:id="1"/>
        <w:commentRangeStart w:id="2"/>
        <w:r w:rsidR="00FC3813">
          <w:t>Heal</w:t>
        </w:r>
      </w:ins>
      <w:ins w:id="3" w:author="Alex Ratzki-Leewing" w:date="2025-07-09T10:31:00Z" w16du:dateUtc="2025-07-09T14:31:00Z">
        <w:r w:rsidR="00FC3813">
          <w:t xml:space="preserve">th </w:t>
        </w:r>
        <w:commentRangeEnd w:id="1"/>
        <w:r w:rsidR="00FC3813">
          <w:rPr>
            <w:rStyle w:val="CommentReference"/>
          </w:rPr>
          <w:commentReference w:id="1"/>
        </w:r>
      </w:ins>
      <w:commentRangeEnd w:id="2"/>
      <w:r w:rsidR="0083082A">
        <w:rPr>
          <w:rStyle w:val="CommentReference"/>
        </w:rPr>
        <w:commentReference w:id="2"/>
      </w:r>
      <w:ins w:id="4" w:author="Alex Ratzki-Leewing" w:date="2025-07-09T10:31:00Z" w16du:dateUtc="2025-07-09T14:31:00Z">
        <w:r w:rsidR="00FC3813">
          <w:t xml:space="preserve">Survey Research </w:t>
        </w:r>
      </w:ins>
    </w:p>
    <w:p w14:paraId="5188A8F8" w14:textId="77777777" w:rsidR="005025D1" w:rsidRPr="005C261D" w:rsidRDefault="005025D1" w:rsidP="005025D1">
      <w:pPr>
        <w:numPr>
          <w:ilvl w:val="0"/>
          <w:numId w:val="1"/>
        </w:numPr>
      </w:pPr>
      <w:r w:rsidRPr="005C261D">
        <w:t>Hook: AI represents an opportunity to expand methodological frameworks</w:t>
      </w:r>
    </w:p>
    <w:p w14:paraId="02C70D5C" w14:textId="77777777" w:rsidR="005025D1" w:rsidRPr="005C261D" w:rsidRDefault="005025D1" w:rsidP="005025D1">
      <w:pPr>
        <w:numPr>
          <w:ilvl w:val="0"/>
          <w:numId w:val="1"/>
        </w:numPr>
      </w:pPr>
      <w:r w:rsidRPr="005C261D">
        <w:t>Recent applications: questionnaire design, conversational interviewing, open text coding</w:t>
      </w:r>
    </w:p>
    <w:p w14:paraId="29583F0A" w14:textId="77777777" w:rsidR="005025D1" w:rsidRPr="005C261D" w:rsidRDefault="005025D1" w:rsidP="005025D1">
      <w:pPr>
        <w:numPr>
          <w:ilvl w:val="0"/>
          <w:numId w:val="1"/>
        </w:numPr>
      </w:pPr>
      <w:hyperlink r:id="rId9" w:history="1">
        <w:r w:rsidRPr="005C261D">
          <w:rPr>
            <w:rStyle w:val="Hyperlink"/>
          </w:rPr>
          <w:t>AAPOR</w:t>
        </w:r>
      </w:hyperlink>
      <w:r w:rsidRPr="005C261D">
        <w:t xml:space="preserve"> acknowledgment and best practices</w:t>
      </w:r>
    </w:p>
    <w:p w14:paraId="39773A74" w14:textId="77777777" w:rsidR="005025D1" w:rsidRPr="005C261D" w:rsidRDefault="005025D1" w:rsidP="005025D1">
      <w:r w:rsidRPr="005C261D">
        <w:t>B. The Theory-Practice Gap</w:t>
      </w:r>
    </w:p>
    <w:p w14:paraId="238409C1" w14:textId="303DA017" w:rsidR="00FC3813" w:rsidRDefault="00FC3813" w:rsidP="005025D1">
      <w:pPr>
        <w:numPr>
          <w:ilvl w:val="0"/>
          <w:numId w:val="2"/>
        </w:numPr>
        <w:rPr>
          <w:ins w:id="5" w:author="Alex Ratzki-Leewing" w:date="2025-07-09T10:30:00Z" w16du:dateUtc="2025-07-09T14:30:00Z"/>
        </w:rPr>
      </w:pPr>
      <w:ins w:id="6" w:author="Alex Ratzki-Leewing" w:date="2025-07-09T10:30:00Z" w16du:dateUtc="2025-07-09T14:30:00Z">
        <w:r>
          <w:t xml:space="preserve">Importance of theory-informed </w:t>
        </w:r>
      </w:ins>
      <w:ins w:id="7" w:author="Alex Ratzki-Leewing" w:date="2025-07-09T10:31:00Z" w16du:dateUtc="2025-07-09T14:31:00Z">
        <w:r>
          <w:t>health survey research</w:t>
        </w:r>
      </w:ins>
    </w:p>
    <w:p w14:paraId="2E0A3A20" w14:textId="025D4EEA" w:rsidR="005025D1" w:rsidRPr="005C261D" w:rsidRDefault="005025D1" w:rsidP="005025D1">
      <w:pPr>
        <w:numPr>
          <w:ilvl w:val="0"/>
          <w:numId w:val="2"/>
        </w:numPr>
      </w:pPr>
      <w:r w:rsidRPr="005C261D">
        <w:t>Rapid adoption without theoretical understanding</w:t>
      </w:r>
      <w:ins w:id="8" w:author="Alex Ratzki-Leewing" w:date="2025-07-09T10:30:00Z" w16du:dateUtc="2025-07-09T14:30:00Z">
        <w:r w:rsidR="00FC3813">
          <w:t xml:space="preserve"> and potential consequences</w:t>
        </w:r>
      </w:ins>
    </w:p>
    <w:p w14:paraId="5964AA20" w14:textId="77777777" w:rsidR="005025D1" w:rsidRPr="005C261D" w:rsidRDefault="005025D1" w:rsidP="005025D1">
      <w:pPr>
        <w:numPr>
          <w:ilvl w:val="0"/>
          <w:numId w:val="2"/>
        </w:numPr>
      </w:pPr>
      <w:r w:rsidRPr="005C261D">
        <w:t>Examples of current AI applications</w:t>
      </w:r>
    </w:p>
    <w:p w14:paraId="05DF78ED" w14:textId="77777777" w:rsidR="005025D1" w:rsidRPr="005C261D" w:rsidRDefault="005025D1" w:rsidP="005025D1">
      <w:pPr>
        <w:numPr>
          <w:ilvl w:val="0"/>
          <w:numId w:val="2"/>
        </w:numPr>
      </w:pPr>
      <w:r w:rsidRPr="005C261D">
        <w:t>Missing coherent framework for cognitive process changes</w:t>
      </w:r>
    </w:p>
    <w:p w14:paraId="692ED3C4" w14:textId="77777777" w:rsidR="005025D1" w:rsidRPr="005C261D" w:rsidRDefault="005025D1" w:rsidP="005025D1">
      <w:r w:rsidRPr="005C261D">
        <w:t xml:space="preserve">C. </w:t>
      </w:r>
      <w:proofErr w:type="gramStart"/>
      <w:r w:rsidRPr="005C261D">
        <w:t>The Urgency</w:t>
      </w:r>
      <w:proofErr w:type="gramEnd"/>
      <w:r w:rsidRPr="005C261D">
        <w:t xml:space="preserve">: </w:t>
      </w:r>
      <w:commentRangeStart w:id="9"/>
      <w:commentRangeStart w:id="10"/>
      <w:r w:rsidRPr="005C261D">
        <w:t>Respondent AI Use</w:t>
      </w:r>
      <w:commentRangeEnd w:id="9"/>
      <w:r w:rsidR="002D7DB2">
        <w:rPr>
          <w:rStyle w:val="CommentReference"/>
        </w:rPr>
        <w:commentReference w:id="9"/>
      </w:r>
      <w:commentRangeEnd w:id="10"/>
      <w:r w:rsidR="0083082A">
        <w:rPr>
          <w:rStyle w:val="CommentReference"/>
        </w:rPr>
        <w:commentReference w:id="10"/>
      </w:r>
    </w:p>
    <w:p w14:paraId="447F04D5" w14:textId="77777777" w:rsidR="005025D1" w:rsidRPr="005C261D" w:rsidRDefault="005025D1" w:rsidP="005025D1">
      <w:pPr>
        <w:numPr>
          <w:ilvl w:val="0"/>
          <w:numId w:val="3"/>
        </w:numPr>
      </w:pPr>
      <w:r w:rsidRPr="005C261D">
        <w:t>Zhang et al. (2025) findings on homogenization</w:t>
      </w:r>
    </w:p>
    <w:p w14:paraId="57E9382B" w14:textId="77777777" w:rsidR="005025D1" w:rsidRPr="005C261D" w:rsidRDefault="005025D1" w:rsidP="005025D1">
      <w:pPr>
        <w:numPr>
          <w:ilvl w:val="0"/>
          <w:numId w:val="3"/>
        </w:numPr>
      </w:pPr>
      <w:r w:rsidRPr="005C261D">
        <w:t>Fundamental question: whose cognition are we measuring?</w:t>
      </w:r>
    </w:p>
    <w:p w14:paraId="291CACD4" w14:textId="0E995C67" w:rsidR="005025D1" w:rsidRPr="005C261D" w:rsidRDefault="005025D1" w:rsidP="005025D1">
      <w:pPr>
        <w:numPr>
          <w:ilvl w:val="0"/>
          <w:numId w:val="3"/>
        </w:numPr>
      </w:pPr>
      <w:del w:id="11" w:author="Linares, Kevin" w:date="2025-07-10T10:17:00Z" w16du:dateUtc="2025-07-10T14:17:00Z">
        <w:r w:rsidRPr="005C261D" w:rsidDel="0083082A">
          <w:delText>Thesis: Need to reconceptualize</w:delText>
        </w:r>
      </w:del>
      <w:ins w:id="12" w:author="Linares, Kevin" w:date="2025-07-10T10:17:00Z" w16du:dateUtc="2025-07-10T14:17:00Z">
        <w:r w:rsidR="0083082A">
          <w:t xml:space="preserve"> Aim of commentary, </w:t>
        </w:r>
      </w:ins>
      <w:ins w:id="13" w:author="Linares, Kevin" w:date="2025-07-10T10:18:00Z" w16du:dateUtc="2025-07-10T14:18:00Z">
        <w:r w:rsidR="0083082A">
          <w:t xml:space="preserve">how AI </w:t>
        </w:r>
      </w:ins>
      <w:ins w:id="14" w:author="Linares, Kevin" w:date="2025-07-10T10:23:00Z" w16du:dateUtc="2025-07-10T14:23:00Z">
        <w:r w:rsidR="00352718">
          <w:t>creates space for distributed cognition in the response process of answering questions.</w:t>
        </w:r>
      </w:ins>
      <w:r w:rsidRPr="005C261D">
        <w:t xml:space="preserve"> </w:t>
      </w:r>
      <w:commentRangeStart w:id="15"/>
      <w:r w:rsidRPr="005C261D">
        <w:t xml:space="preserve">Tourangeau's </w:t>
      </w:r>
      <w:commentRangeEnd w:id="15"/>
      <w:r w:rsidR="002D7DB2">
        <w:rPr>
          <w:rStyle w:val="CommentReference"/>
        </w:rPr>
        <w:commentReference w:id="15"/>
      </w:r>
      <w:r w:rsidRPr="005C261D">
        <w:t>four-stage model</w:t>
      </w:r>
      <w:ins w:id="16" w:author="Linares, Kevin" w:date="2025-07-10T10:23:00Z" w16du:dateUtc="2025-07-10T14:23:00Z">
        <w:r w:rsidR="00352718">
          <w:t xml:space="preserve"> as a prominent framework, </w:t>
        </w:r>
      </w:ins>
      <w:ins w:id="17" w:author="Linares, Kevin" w:date="2025-07-10T10:24:00Z" w16du:dateUtc="2025-07-10T14:24:00Z">
        <w:r w:rsidR="00352718">
          <w:t xml:space="preserve">the need for reconceptualizing. </w:t>
        </w:r>
      </w:ins>
    </w:p>
    <w:p w14:paraId="4C1F075F" w14:textId="77777777" w:rsidR="005025D1" w:rsidRDefault="005025D1" w:rsidP="005025D1"/>
    <w:p w14:paraId="5D6AB6DB" w14:textId="4156CC27" w:rsidR="005025D1" w:rsidRPr="005C261D" w:rsidRDefault="005025D1" w:rsidP="005025D1">
      <w:pPr>
        <w:rPr>
          <w:b/>
          <w:bCs/>
        </w:rPr>
      </w:pPr>
      <w:r w:rsidRPr="005C261D">
        <w:rPr>
          <w:b/>
          <w:bCs/>
        </w:rPr>
        <w:t xml:space="preserve">II. AI's </w:t>
      </w:r>
      <w:commentRangeStart w:id="18"/>
      <w:commentRangeStart w:id="19"/>
      <w:del w:id="20" w:author="Linares, Kevin" w:date="2025-07-10T10:26:00Z" w16du:dateUtc="2025-07-10T14:26:00Z">
        <w:r w:rsidRPr="005C261D" w:rsidDel="00352718">
          <w:rPr>
            <w:b/>
            <w:bCs/>
          </w:rPr>
          <w:delText xml:space="preserve">Disruption </w:delText>
        </w:r>
        <w:commentRangeEnd w:id="18"/>
        <w:r w:rsidR="002D7DB2" w:rsidDel="00352718">
          <w:rPr>
            <w:rStyle w:val="CommentReference"/>
          </w:rPr>
          <w:commentReference w:id="18"/>
        </w:r>
      </w:del>
      <w:commentRangeEnd w:id="19"/>
      <w:r w:rsidR="00352718">
        <w:rPr>
          <w:rStyle w:val="CommentReference"/>
        </w:rPr>
        <w:commentReference w:id="19"/>
      </w:r>
      <w:ins w:id="21" w:author="Linares, Kevin" w:date="2025-07-10T10:26:00Z" w16du:dateUtc="2025-07-10T14:26:00Z">
        <w:r w:rsidR="00352718">
          <w:rPr>
            <w:b/>
            <w:bCs/>
          </w:rPr>
          <w:t xml:space="preserve"> contribution to </w:t>
        </w:r>
      </w:ins>
      <w:del w:id="22" w:author="Linares, Kevin" w:date="2025-07-10T10:26:00Z" w16du:dateUtc="2025-07-10T14:26:00Z">
        <w:r w:rsidRPr="005C261D" w:rsidDel="00352718">
          <w:rPr>
            <w:b/>
            <w:bCs/>
          </w:rPr>
          <w:delText xml:space="preserve">of </w:delText>
        </w:r>
      </w:del>
      <w:r w:rsidRPr="005C261D">
        <w:rPr>
          <w:b/>
          <w:bCs/>
        </w:rPr>
        <w:t>the Four-Stage Model (4 paragraphs)</w:t>
      </w:r>
      <w:r>
        <w:rPr>
          <w:b/>
          <w:bCs/>
        </w:rPr>
        <w:t xml:space="preserve"> + framework diagram</w:t>
      </w:r>
    </w:p>
    <w:p w14:paraId="61F5C640" w14:textId="77777777" w:rsidR="005025D1" w:rsidRPr="005C261D" w:rsidRDefault="005025D1" w:rsidP="005025D1">
      <w:r w:rsidRPr="005C261D">
        <w:t>A. Stage 1: Comprehension</w:t>
      </w:r>
    </w:p>
    <w:p w14:paraId="2CC36529" w14:textId="77777777" w:rsidR="005025D1" w:rsidRPr="005C261D" w:rsidRDefault="005025D1" w:rsidP="005025D1">
      <w:pPr>
        <w:numPr>
          <w:ilvl w:val="0"/>
          <w:numId w:val="4"/>
        </w:numPr>
      </w:pPr>
      <w:r w:rsidRPr="005C261D">
        <w:t>Traditional view: Gricean cooperative principles</w:t>
      </w:r>
    </w:p>
    <w:p w14:paraId="5F0C9C8D" w14:textId="77777777" w:rsidR="005025D1" w:rsidRPr="005C261D" w:rsidRDefault="005025D1" w:rsidP="005025D1">
      <w:pPr>
        <w:numPr>
          <w:ilvl w:val="0"/>
          <w:numId w:val="4"/>
        </w:numPr>
      </w:pPr>
      <w:r w:rsidRPr="005C261D">
        <w:t>AI disruption: Distributed comprehension across agents</w:t>
      </w:r>
    </w:p>
    <w:p w14:paraId="01DEB215" w14:textId="77777777" w:rsidR="005025D1" w:rsidRPr="005C261D" w:rsidRDefault="005025D1" w:rsidP="005025D1">
      <w:pPr>
        <w:numPr>
          <w:ilvl w:val="0"/>
          <w:numId w:val="4"/>
        </w:numPr>
      </w:pPr>
      <w:r w:rsidRPr="005C261D">
        <w:t>Evidence: Wong et al. (2025) - AI interviewer limitations</w:t>
      </w:r>
    </w:p>
    <w:p w14:paraId="57626F79" w14:textId="77777777" w:rsidR="005025D1" w:rsidRPr="005C261D" w:rsidRDefault="005025D1" w:rsidP="005025D1">
      <w:pPr>
        <w:numPr>
          <w:ilvl w:val="0"/>
          <w:numId w:val="4"/>
        </w:numPr>
      </w:pPr>
      <w:r w:rsidRPr="005C261D">
        <w:t>Core problem: Whose understanding are we measuring?</w:t>
      </w:r>
    </w:p>
    <w:p w14:paraId="765B565D" w14:textId="77777777" w:rsidR="005025D1" w:rsidRPr="005C261D" w:rsidRDefault="005025D1" w:rsidP="005025D1">
      <w:r w:rsidRPr="005C261D">
        <w:lastRenderedPageBreak/>
        <w:t>B. Stage 2: Retrieval</w:t>
      </w:r>
    </w:p>
    <w:p w14:paraId="290D23B9" w14:textId="77777777" w:rsidR="005025D1" w:rsidRPr="005C261D" w:rsidRDefault="005025D1" w:rsidP="005025D1">
      <w:pPr>
        <w:numPr>
          <w:ilvl w:val="0"/>
          <w:numId w:val="5"/>
        </w:numPr>
      </w:pPr>
      <w:r w:rsidRPr="005C261D">
        <w:t>Traditional view: Human memory strategies (episodic, estimation, generic)</w:t>
      </w:r>
    </w:p>
    <w:p w14:paraId="78204672" w14:textId="77777777" w:rsidR="005025D1" w:rsidRPr="005C261D" w:rsidRDefault="005025D1" w:rsidP="005025D1">
      <w:pPr>
        <w:numPr>
          <w:ilvl w:val="0"/>
          <w:numId w:val="5"/>
        </w:numPr>
      </w:pPr>
      <w:r w:rsidRPr="005C261D">
        <w:t>AI disruption: Pseudo-retrieval from training data</w:t>
      </w:r>
    </w:p>
    <w:p w14:paraId="093B863E" w14:textId="77777777" w:rsidR="005025D1" w:rsidRPr="005C261D" w:rsidRDefault="005025D1" w:rsidP="005025D1">
      <w:pPr>
        <w:numPr>
          <w:ilvl w:val="0"/>
          <w:numId w:val="5"/>
        </w:numPr>
      </w:pPr>
      <w:r w:rsidRPr="005C261D">
        <w:t>Evidence: Tai et al. (2024) - LLM-quotient misunderstanding</w:t>
      </w:r>
    </w:p>
    <w:p w14:paraId="4B99B1B1" w14:textId="77777777" w:rsidR="005025D1" w:rsidRPr="005C261D" w:rsidRDefault="005025D1" w:rsidP="005025D1">
      <w:pPr>
        <w:numPr>
          <w:ilvl w:val="0"/>
          <w:numId w:val="5"/>
        </w:numPr>
      </w:pPr>
      <w:r w:rsidRPr="005C261D">
        <w:t>Threat: Validity of behavioral/attitude measures</w:t>
      </w:r>
    </w:p>
    <w:p w14:paraId="6242C3D7" w14:textId="77777777" w:rsidR="005025D1" w:rsidRPr="005C261D" w:rsidRDefault="005025D1" w:rsidP="005025D1">
      <w:r w:rsidRPr="005C261D">
        <w:t>C. Stage 3: Judgment</w:t>
      </w:r>
    </w:p>
    <w:p w14:paraId="36600891" w14:textId="77777777" w:rsidR="005025D1" w:rsidRPr="005C261D" w:rsidRDefault="005025D1" w:rsidP="005025D1">
      <w:pPr>
        <w:numPr>
          <w:ilvl w:val="0"/>
          <w:numId w:val="6"/>
        </w:numPr>
      </w:pPr>
      <w:r w:rsidRPr="005C261D">
        <w:t>Traditional view: Heuristics and attitude construction</w:t>
      </w:r>
    </w:p>
    <w:p w14:paraId="1D356703" w14:textId="77777777" w:rsidR="005025D1" w:rsidRPr="005C261D" w:rsidRDefault="005025D1" w:rsidP="005025D1">
      <w:pPr>
        <w:numPr>
          <w:ilvl w:val="0"/>
          <w:numId w:val="6"/>
        </w:numPr>
      </w:pPr>
      <w:r w:rsidRPr="005C261D">
        <w:t>AI disruption: Collaborative construction</w:t>
      </w:r>
    </w:p>
    <w:p w14:paraId="24BDAABE" w14:textId="77777777" w:rsidR="005025D1" w:rsidRPr="005C261D" w:rsidRDefault="005025D1" w:rsidP="005025D1">
      <w:pPr>
        <w:numPr>
          <w:ilvl w:val="0"/>
          <w:numId w:val="6"/>
        </w:numPr>
      </w:pPr>
      <w:r w:rsidRPr="005C261D">
        <w:t>Evidence: Mellon et al. (2024) - pattern recognition</w:t>
      </w:r>
    </w:p>
    <w:p w14:paraId="1B4C0DE6" w14:textId="77777777" w:rsidR="005025D1" w:rsidRPr="005C261D" w:rsidRDefault="005025D1" w:rsidP="005025D1">
      <w:pPr>
        <w:numPr>
          <w:ilvl w:val="0"/>
          <w:numId w:val="6"/>
        </w:numPr>
      </w:pPr>
      <w:r w:rsidRPr="005C261D">
        <w:t>Problem: Homogenization (Zhang et al., 2025)</w:t>
      </w:r>
    </w:p>
    <w:p w14:paraId="4FBDDFFC" w14:textId="77777777" w:rsidR="005025D1" w:rsidRPr="005C261D" w:rsidRDefault="005025D1" w:rsidP="005025D1">
      <w:r w:rsidRPr="005C261D">
        <w:t>D. Stage 4: Response</w:t>
      </w:r>
    </w:p>
    <w:p w14:paraId="42469F90" w14:textId="77777777" w:rsidR="005025D1" w:rsidRPr="005C261D" w:rsidRDefault="005025D1" w:rsidP="005025D1">
      <w:pPr>
        <w:numPr>
          <w:ilvl w:val="0"/>
          <w:numId w:val="7"/>
        </w:numPr>
      </w:pPr>
      <w:r w:rsidRPr="005C261D">
        <w:t>Traditional view: Social desirability editing</w:t>
      </w:r>
    </w:p>
    <w:p w14:paraId="2A642910" w14:textId="77777777" w:rsidR="005025D1" w:rsidRPr="005C261D" w:rsidRDefault="005025D1" w:rsidP="005025D1">
      <w:pPr>
        <w:numPr>
          <w:ilvl w:val="0"/>
          <w:numId w:val="7"/>
        </w:numPr>
      </w:pPr>
      <w:r w:rsidRPr="005C261D">
        <w:t>AI disruption: Algorithmic social desirability</w:t>
      </w:r>
    </w:p>
    <w:p w14:paraId="5F8804CE" w14:textId="77777777" w:rsidR="005025D1" w:rsidRPr="005C261D" w:rsidRDefault="005025D1" w:rsidP="005025D1">
      <w:pPr>
        <w:numPr>
          <w:ilvl w:val="0"/>
          <w:numId w:val="7"/>
        </w:numPr>
      </w:pPr>
      <w:r w:rsidRPr="005C261D">
        <w:t>Evidence: AAPOR guidance assumptions</w:t>
      </w:r>
    </w:p>
    <w:p w14:paraId="002D434F" w14:textId="77777777" w:rsidR="005025D1" w:rsidRPr="005C261D" w:rsidRDefault="005025D1" w:rsidP="005025D1">
      <w:pPr>
        <w:numPr>
          <w:ilvl w:val="0"/>
          <w:numId w:val="7"/>
        </w:numPr>
      </w:pPr>
      <w:r w:rsidRPr="005C261D">
        <w:t>Challenge: Authentic vs. synthetic distinction meaningless</w:t>
      </w:r>
    </w:p>
    <w:p w14:paraId="637BD376" w14:textId="77777777" w:rsidR="005025D1" w:rsidRDefault="005025D1" w:rsidP="005025D1"/>
    <w:p w14:paraId="206C44B1" w14:textId="77777777" w:rsidR="005025D1" w:rsidRPr="005C261D" w:rsidRDefault="005025D1" w:rsidP="005025D1">
      <w:r w:rsidRPr="005C261D">
        <w:t xml:space="preserve">III. </w:t>
      </w:r>
      <w:r w:rsidRPr="005C261D">
        <w:rPr>
          <w:b/>
          <w:bCs/>
        </w:rPr>
        <w:t>Cascading Effects</w:t>
      </w:r>
      <w:r w:rsidRPr="005C261D">
        <w:t xml:space="preserve"> (2 paragraphs)</w:t>
      </w:r>
    </w:p>
    <w:p w14:paraId="7493EE99" w14:textId="77777777" w:rsidR="005025D1" w:rsidRPr="005C261D" w:rsidRDefault="005025D1" w:rsidP="005025D1">
      <w:r w:rsidRPr="005C261D">
        <w:t>A. Interaction Effects</w:t>
      </w:r>
    </w:p>
    <w:p w14:paraId="6A355B8A" w14:textId="77777777" w:rsidR="005025D1" w:rsidRPr="005C261D" w:rsidRDefault="005025D1" w:rsidP="005025D1">
      <w:pPr>
        <w:numPr>
          <w:ilvl w:val="0"/>
          <w:numId w:val="8"/>
        </w:numPr>
      </w:pPr>
      <w:r w:rsidRPr="005C261D">
        <w:t>Context effects with perfect AI memory</w:t>
      </w:r>
    </w:p>
    <w:p w14:paraId="1C05B5FF" w14:textId="77777777" w:rsidR="005025D1" w:rsidRPr="005C261D" w:rsidRDefault="005025D1" w:rsidP="005025D1">
      <w:pPr>
        <w:numPr>
          <w:ilvl w:val="0"/>
          <w:numId w:val="8"/>
        </w:numPr>
      </w:pPr>
      <w:r w:rsidRPr="005C261D">
        <w:t>Temporal dynamics (no fatigue)</w:t>
      </w:r>
    </w:p>
    <w:p w14:paraId="2223AA97" w14:textId="77777777" w:rsidR="005025D1" w:rsidRPr="005C261D" w:rsidRDefault="005025D1" w:rsidP="005025D1">
      <w:pPr>
        <w:numPr>
          <w:ilvl w:val="0"/>
          <w:numId w:val="8"/>
        </w:numPr>
      </w:pPr>
      <w:r w:rsidRPr="005C261D">
        <w:t>Response pattern violations</w:t>
      </w:r>
    </w:p>
    <w:p w14:paraId="4D542A1D" w14:textId="77777777" w:rsidR="005025D1" w:rsidRPr="005C261D" w:rsidRDefault="005025D1" w:rsidP="005025D1">
      <w:r w:rsidRPr="005C261D">
        <w:t>B. Fundamental Assumption Violations</w:t>
      </w:r>
    </w:p>
    <w:p w14:paraId="30E06A69" w14:textId="77777777" w:rsidR="005025D1" w:rsidRPr="005C261D" w:rsidRDefault="005025D1" w:rsidP="005025D1">
      <w:pPr>
        <w:numPr>
          <w:ilvl w:val="0"/>
          <w:numId w:val="9"/>
        </w:numPr>
      </w:pPr>
      <w:r w:rsidRPr="005C261D">
        <w:t>Unitary respondent assumption broken</w:t>
      </w:r>
    </w:p>
    <w:p w14:paraId="2C5F09C0" w14:textId="77777777" w:rsidR="005025D1" w:rsidRPr="005C261D" w:rsidRDefault="005025D1" w:rsidP="005025D1">
      <w:pPr>
        <w:numPr>
          <w:ilvl w:val="0"/>
          <w:numId w:val="9"/>
        </w:numPr>
      </w:pPr>
      <w:r w:rsidRPr="005C261D">
        <w:t>Measurement error reconceptualization needed</w:t>
      </w:r>
    </w:p>
    <w:p w14:paraId="5505C8CA" w14:textId="77777777" w:rsidR="005025D1" w:rsidRPr="005C261D" w:rsidRDefault="005025D1" w:rsidP="005025D1">
      <w:pPr>
        <w:numPr>
          <w:ilvl w:val="0"/>
          <w:numId w:val="9"/>
        </w:numPr>
      </w:pPr>
      <w:r w:rsidRPr="005C261D">
        <w:t>Traditional psychometrics challenged</w:t>
      </w:r>
    </w:p>
    <w:p w14:paraId="59F4D682" w14:textId="77777777" w:rsidR="005025D1" w:rsidRDefault="005025D1" w:rsidP="005025D1"/>
    <w:p w14:paraId="20D60D00" w14:textId="77777777" w:rsidR="005025D1" w:rsidRPr="005C261D" w:rsidRDefault="005025D1" w:rsidP="005025D1">
      <w:pPr>
        <w:rPr>
          <w:b/>
          <w:bCs/>
        </w:rPr>
      </w:pPr>
      <w:r w:rsidRPr="005C261D">
        <w:rPr>
          <w:b/>
          <w:bCs/>
        </w:rPr>
        <w:lastRenderedPageBreak/>
        <w:t xml:space="preserve">IV. </w:t>
      </w:r>
      <w:commentRangeStart w:id="23"/>
      <w:r w:rsidRPr="005C261D">
        <w:rPr>
          <w:b/>
          <w:bCs/>
        </w:rPr>
        <w:t xml:space="preserve">Conclusion and Future Directions </w:t>
      </w:r>
      <w:commentRangeEnd w:id="23"/>
      <w:r w:rsidR="002D7DB2">
        <w:rPr>
          <w:rStyle w:val="CommentReference"/>
        </w:rPr>
        <w:commentReference w:id="23"/>
      </w:r>
    </w:p>
    <w:p w14:paraId="4EBD6F53" w14:textId="77777777" w:rsidR="005025D1" w:rsidRPr="005C261D" w:rsidRDefault="005025D1" w:rsidP="005025D1">
      <w:r w:rsidRPr="005C261D">
        <w:t>A. Summary Statement</w:t>
      </w:r>
    </w:p>
    <w:p w14:paraId="54649114" w14:textId="77777777" w:rsidR="005025D1" w:rsidRPr="005C261D" w:rsidRDefault="005025D1" w:rsidP="005025D1">
      <w:pPr>
        <w:numPr>
          <w:ilvl w:val="0"/>
          <w:numId w:val="10"/>
        </w:numPr>
      </w:pPr>
      <w:r w:rsidRPr="005C261D">
        <w:t>AI transforms rather than assists</w:t>
      </w:r>
    </w:p>
    <w:p w14:paraId="311E8282" w14:textId="77777777" w:rsidR="005025D1" w:rsidRPr="005C261D" w:rsidRDefault="005025D1" w:rsidP="005025D1">
      <w:pPr>
        <w:numPr>
          <w:ilvl w:val="0"/>
          <w:numId w:val="10"/>
        </w:numPr>
      </w:pPr>
      <w:r w:rsidRPr="005C261D">
        <w:t>Different processes, not superior performance</w:t>
      </w:r>
    </w:p>
    <w:p w14:paraId="7A8191AF" w14:textId="77777777" w:rsidR="005025D1" w:rsidRPr="005C261D" w:rsidRDefault="005025D1" w:rsidP="005025D1">
      <w:pPr>
        <w:numPr>
          <w:ilvl w:val="0"/>
          <w:numId w:val="10"/>
        </w:numPr>
      </w:pPr>
      <w:r w:rsidRPr="005C261D">
        <w:t>Need for new frameworks</w:t>
      </w:r>
    </w:p>
    <w:p w14:paraId="57BEEC52" w14:textId="77777777" w:rsidR="005025D1" w:rsidRPr="005C261D" w:rsidRDefault="005025D1" w:rsidP="005025D1">
      <w:r w:rsidRPr="005C261D">
        <w:t>B. Immediate Research Priorities</w:t>
      </w:r>
    </w:p>
    <w:p w14:paraId="527CE878" w14:textId="77777777" w:rsidR="005025D1" w:rsidRPr="005C261D" w:rsidRDefault="005025D1" w:rsidP="005025D1">
      <w:pPr>
        <w:numPr>
          <w:ilvl w:val="0"/>
          <w:numId w:val="11"/>
        </w:numPr>
      </w:pPr>
      <w:r w:rsidRPr="005C261D">
        <w:t>Comprehension studies</w:t>
      </w:r>
    </w:p>
    <w:p w14:paraId="1CEF25E7" w14:textId="77777777" w:rsidR="005025D1" w:rsidRPr="005C261D" w:rsidRDefault="005025D1" w:rsidP="005025D1">
      <w:pPr>
        <w:numPr>
          <w:ilvl w:val="0"/>
          <w:numId w:val="11"/>
        </w:numPr>
      </w:pPr>
      <w:r w:rsidRPr="005C261D">
        <w:t>Retrieval experiments</w:t>
      </w:r>
    </w:p>
    <w:p w14:paraId="1D8DCE62" w14:textId="77777777" w:rsidR="005025D1" w:rsidRPr="005C261D" w:rsidRDefault="005025D1" w:rsidP="005025D1">
      <w:pPr>
        <w:numPr>
          <w:ilvl w:val="0"/>
          <w:numId w:val="11"/>
        </w:numPr>
      </w:pPr>
      <w:r w:rsidRPr="005C261D">
        <w:t>Judgment analysis</w:t>
      </w:r>
    </w:p>
    <w:p w14:paraId="643359AB" w14:textId="77777777" w:rsidR="005025D1" w:rsidRPr="005C261D" w:rsidRDefault="005025D1" w:rsidP="005025D1">
      <w:r w:rsidRPr="005C261D">
        <w:t>C. Theoretical Development Needs</w:t>
      </w:r>
    </w:p>
    <w:p w14:paraId="2103EDAF" w14:textId="77777777" w:rsidR="005025D1" w:rsidRPr="005C261D" w:rsidRDefault="005025D1" w:rsidP="005025D1">
      <w:pPr>
        <w:numPr>
          <w:ilvl w:val="0"/>
          <w:numId w:val="12"/>
        </w:numPr>
      </w:pPr>
      <w:r w:rsidRPr="005C261D">
        <w:t>Hybrid response process models</w:t>
      </w:r>
    </w:p>
    <w:p w14:paraId="2EC21004" w14:textId="77777777" w:rsidR="005025D1" w:rsidRPr="005C261D" w:rsidRDefault="005025D1" w:rsidP="005025D1">
      <w:pPr>
        <w:numPr>
          <w:ilvl w:val="0"/>
          <w:numId w:val="12"/>
        </w:numPr>
      </w:pPr>
      <w:r w:rsidRPr="005C261D">
        <w:t>New measurement theory</w:t>
      </w:r>
    </w:p>
    <w:p w14:paraId="65ED4131" w14:textId="77777777" w:rsidR="005025D1" w:rsidRPr="005C261D" w:rsidRDefault="005025D1" w:rsidP="005025D1">
      <w:pPr>
        <w:numPr>
          <w:ilvl w:val="0"/>
          <w:numId w:val="12"/>
        </w:numPr>
      </w:pPr>
      <w:r w:rsidRPr="005C261D">
        <w:t>Algorithmic context effects</w:t>
      </w:r>
    </w:p>
    <w:p w14:paraId="59EAE98A" w14:textId="77777777" w:rsidR="005025D1" w:rsidRPr="005C261D" w:rsidRDefault="005025D1" w:rsidP="005025D1">
      <w:r w:rsidRPr="005C261D">
        <w:t>D. The Path Forward</w:t>
      </w:r>
    </w:p>
    <w:p w14:paraId="240E2CD3" w14:textId="77777777" w:rsidR="005025D1" w:rsidRPr="005C261D" w:rsidRDefault="005025D1" w:rsidP="005025D1">
      <w:pPr>
        <w:numPr>
          <w:ilvl w:val="0"/>
          <w:numId w:val="13"/>
        </w:numPr>
      </w:pPr>
      <w:r w:rsidRPr="005C261D">
        <w:t>Existential challenges vs. transformative opportunities</w:t>
      </w:r>
    </w:p>
    <w:p w14:paraId="4EDA5E63" w14:textId="77777777" w:rsidR="005025D1" w:rsidRPr="005C261D" w:rsidRDefault="005025D1" w:rsidP="005025D1">
      <w:pPr>
        <w:numPr>
          <w:ilvl w:val="0"/>
          <w:numId w:val="13"/>
        </w:numPr>
      </w:pPr>
      <w:r w:rsidRPr="005C261D">
        <w:t>Critical juncture for the field</w:t>
      </w:r>
    </w:p>
    <w:p w14:paraId="2A63DD99" w14:textId="77777777" w:rsidR="005025D1" w:rsidRPr="005C261D" w:rsidRDefault="005025D1" w:rsidP="005025D1">
      <w:pPr>
        <w:numPr>
          <w:ilvl w:val="0"/>
          <w:numId w:val="13"/>
        </w:numPr>
      </w:pPr>
      <w:r w:rsidRPr="005C261D">
        <w:t>Call for collaboration</w:t>
      </w:r>
    </w:p>
    <w:p w14:paraId="5439040F" w14:textId="77777777" w:rsidR="005025D1" w:rsidRPr="005C261D" w:rsidRDefault="005025D1" w:rsidP="005025D1"/>
    <w:p w14:paraId="2A5D863F" w14:textId="77777777" w:rsidR="005025D1" w:rsidRDefault="005025D1" w:rsidP="005025D1">
      <w:pPr>
        <w:rPr>
          <w:b/>
          <w:bCs/>
        </w:rPr>
      </w:pPr>
    </w:p>
    <w:p w14:paraId="46879930" w14:textId="10B4CFD1" w:rsidR="00746FC2" w:rsidRPr="005025D1" w:rsidRDefault="00746FC2">
      <w:pPr>
        <w:rPr>
          <w:b/>
          <w:bCs/>
        </w:rPr>
      </w:pPr>
    </w:p>
    <w:sectPr w:rsidR="00746FC2" w:rsidRPr="005025D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lex Ratzki-Leewing" w:date="2025-07-09T10:31:00Z" w:initials="ARL">
    <w:p w14:paraId="3D5AB979" w14:textId="748EF44D" w:rsidR="00FC3813" w:rsidRDefault="00FC3813" w:rsidP="00FC3813">
      <w:r>
        <w:rPr>
          <w:rStyle w:val="CommentReference"/>
        </w:rPr>
        <w:annotationRef/>
      </w:r>
      <w:r>
        <w:rPr>
          <w:color w:val="000000"/>
          <w:sz w:val="20"/>
          <w:szCs w:val="20"/>
        </w:rPr>
        <w:t xml:space="preserve">Focus on health? </w:t>
      </w:r>
    </w:p>
  </w:comment>
  <w:comment w:id="2" w:author="Linares, Kevin" w:date="2025-07-10T10:09:00Z" w:initials="KL">
    <w:p w14:paraId="3A0E7D6E" w14:textId="77777777" w:rsidR="0083082A" w:rsidRDefault="0083082A" w:rsidP="0083082A">
      <w:pPr>
        <w:pStyle w:val="CommentText"/>
      </w:pPr>
      <w:r>
        <w:rPr>
          <w:rStyle w:val="CommentReference"/>
        </w:rPr>
        <w:annotationRef/>
      </w:r>
      <w:r>
        <w:t xml:space="preserve">We can certainly focus on health surveys. The citations I have found are not specific to health surveys but we can still connect them. I'll ask Dr. Maitland about how to best tie it together, since he has worked on the National Health Interview Survey in the US. </w:t>
      </w:r>
    </w:p>
  </w:comment>
  <w:comment w:id="9" w:author="Alex Ratzki-Leewing" w:date="2025-07-09T10:42:00Z" w:initials="ARL">
    <w:p w14:paraId="054AADFB" w14:textId="19642051" w:rsidR="002D7DB2" w:rsidRDefault="002D7DB2" w:rsidP="002D7DB2">
      <w:r>
        <w:rPr>
          <w:rStyle w:val="CommentReference"/>
        </w:rPr>
        <w:annotationRef/>
      </w:r>
      <w:r>
        <w:rPr>
          <w:sz w:val="20"/>
          <w:szCs w:val="20"/>
        </w:rPr>
        <w:t>Not entirely clear what role this section plays…</w:t>
      </w:r>
    </w:p>
  </w:comment>
  <w:comment w:id="10" w:author="Linares, Kevin" w:date="2025-07-10T10:14:00Z" w:initials="KL">
    <w:p w14:paraId="003502BE" w14:textId="77777777" w:rsidR="0083082A" w:rsidRDefault="0083082A" w:rsidP="0083082A">
      <w:pPr>
        <w:pStyle w:val="CommentText"/>
      </w:pPr>
      <w:r>
        <w:rPr>
          <w:rStyle w:val="CommentReference"/>
        </w:rPr>
        <w:annotationRef/>
      </w:r>
      <w:r>
        <w:t xml:space="preserve">Here I use Zhang’s study as evidence that respondents are using AI to answer survey question (open ended). This translates to LLMs providing more homogenous answers overall while missing individual variation, hence the urgency of the problem.  </w:t>
      </w:r>
    </w:p>
  </w:comment>
  <w:comment w:id="15" w:author="Alex Ratzki-Leewing" w:date="2025-07-09T10:36:00Z" w:initials="ARL">
    <w:p w14:paraId="455D56F4" w14:textId="5D31A061" w:rsidR="002D7DB2" w:rsidRDefault="002D7DB2" w:rsidP="002D7DB2">
      <w:r>
        <w:rPr>
          <w:rStyle w:val="CommentReference"/>
        </w:rPr>
        <w:annotationRef/>
      </w:r>
      <w:r>
        <w:rPr>
          <w:sz w:val="20"/>
          <w:szCs w:val="20"/>
        </w:rPr>
        <w:t>Include a brief introduction/contextualization of Tourangeau’s model—justify why you’re exploring it (cogency, wide applicability/ubiquitous use, etc.)</w:t>
      </w:r>
    </w:p>
  </w:comment>
  <w:comment w:id="18" w:author="Alex Ratzki-Leewing" w:date="2025-07-09T10:38:00Z" w:initials="ARL">
    <w:p w14:paraId="1881487C" w14:textId="77777777" w:rsidR="002D7DB2" w:rsidRDefault="002D7DB2" w:rsidP="002D7DB2">
      <w:r>
        <w:rPr>
          <w:rStyle w:val="CommentReference"/>
        </w:rPr>
        <w:annotationRef/>
      </w:r>
      <w:r>
        <w:rPr>
          <w:sz w:val="20"/>
          <w:szCs w:val="20"/>
        </w:rPr>
        <w:t xml:space="preserve">Do you also want to explore the potential power of AI (i.e, the “pros”) for each stage? </w:t>
      </w:r>
    </w:p>
  </w:comment>
  <w:comment w:id="19" w:author="Linares, Kevin" w:date="2025-07-10T10:26:00Z" w:initials="KL">
    <w:p w14:paraId="1741E2DE" w14:textId="77777777" w:rsidR="00352718" w:rsidRDefault="00352718" w:rsidP="00352718">
      <w:pPr>
        <w:pStyle w:val="CommentText"/>
      </w:pPr>
      <w:r>
        <w:rPr>
          <w:rStyle w:val="CommentReference"/>
        </w:rPr>
        <w:annotationRef/>
      </w:r>
      <w:r>
        <w:t xml:space="preserve">I really like this idea. </w:t>
      </w:r>
    </w:p>
  </w:comment>
  <w:comment w:id="23" w:author="Alex Ratzki-Leewing" w:date="2025-07-09T10:41:00Z" w:initials="ARL">
    <w:p w14:paraId="7656B8CE" w14:textId="784BD87B" w:rsidR="002D7DB2" w:rsidRDefault="002D7DB2" w:rsidP="002D7DB2">
      <w:r>
        <w:rPr>
          <w:rStyle w:val="CommentReference"/>
        </w:rPr>
        <w:annotationRef/>
      </w:r>
      <w:r>
        <w:rPr>
          <w:color w:val="000000"/>
          <w:sz w:val="20"/>
          <w:szCs w:val="20"/>
        </w:rPr>
        <w:t>This is excellent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5AB979" w15:done="0"/>
  <w15:commentEx w15:paraId="3A0E7D6E" w15:paraIdParent="3D5AB979" w15:done="0"/>
  <w15:commentEx w15:paraId="054AADFB" w15:done="0"/>
  <w15:commentEx w15:paraId="003502BE" w15:paraIdParent="054AADFB" w15:done="0"/>
  <w15:commentEx w15:paraId="455D56F4" w15:done="0"/>
  <w15:commentEx w15:paraId="1881487C" w15:done="0"/>
  <w15:commentEx w15:paraId="1741E2DE" w15:paraIdParent="1881487C" w15:done="0"/>
  <w15:commentEx w15:paraId="7656B8C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E0A70D6" w16cex:dateUtc="2025-07-09T14:31:00Z"/>
  <w16cex:commentExtensible w16cex:durableId="7929DAD0" w16cex:dateUtc="2025-07-10T14:09:00Z"/>
  <w16cex:commentExtensible w16cex:durableId="68E2BC29" w16cex:dateUtc="2025-07-09T14:42:00Z"/>
  <w16cex:commentExtensible w16cex:durableId="39EBCCCF" w16cex:dateUtc="2025-07-10T14:14:00Z"/>
  <w16cex:commentExtensible w16cex:durableId="43BAAC56" w16cex:dateUtc="2025-07-09T14:36:00Z">
    <w16cex:extLst>
      <w16:ext w16:uri="{CE6994B0-6A32-4C9F-8C6B-6E91EDA988CE}">
        <cr:reactions xmlns:cr="http://schemas.microsoft.com/office/comments/2020/reactions">
          <cr:reaction reactionType="1">
            <cr:reactionInfo dateUtc="2025-07-10T14:24:19Z">
              <cr:user userId="S::KLinares@som.umaryland.edu::a6b21ff7-a839-4018-a943-48d3d3604dfa" userProvider="AD" userName="Linares, Kevin"/>
            </cr:reactionInfo>
          </cr:reaction>
        </cr:reactions>
      </w16:ext>
    </w16cex:extLst>
  </w16cex:commentExtensible>
  <w16cex:commentExtensible w16cex:durableId="6B77BB7C" w16cex:dateUtc="2025-07-09T14:38:00Z"/>
  <w16cex:commentExtensible w16cex:durableId="16FDCEFF" w16cex:dateUtc="2025-07-10T14:26:00Z"/>
  <w16cex:commentExtensible w16cex:durableId="399CDDF6" w16cex:dateUtc="2025-07-09T14: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5AB979" w16cid:durableId="5E0A70D6"/>
  <w16cid:commentId w16cid:paraId="3A0E7D6E" w16cid:durableId="7929DAD0"/>
  <w16cid:commentId w16cid:paraId="054AADFB" w16cid:durableId="68E2BC29"/>
  <w16cid:commentId w16cid:paraId="003502BE" w16cid:durableId="39EBCCCF"/>
  <w16cid:commentId w16cid:paraId="455D56F4" w16cid:durableId="43BAAC56"/>
  <w16cid:commentId w16cid:paraId="1881487C" w16cid:durableId="6B77BB7C"/>
  <w16cid:commentId w16cid:paraId="1741E2DE" w16cid:durableId="16FDCEFF"/>
  <w16cid:commentId w16cid:paraId="7656B8CE" w16cid:durableId="399CDDF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C1490"/>
    <w:multiLevelType w:val="multilevel"/>
    <w:tmpl w:val="1FA2E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076614"/>
    <w:multiLevelType w:val="multilevel"/>
    <w:tmpl w:val="C4125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E605B6"/>
    <w:multiLevelType w:val="multilevel"/>
    <w:tmpl w:val="A79C7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DB40FD"/>
    <w:multiLevelType w:val="multilevel"/>
    <w:tmpl w:val="FA82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450343"/>
    <w:multiLevelType w:val="multilevel"/>
    <w:tmpl w:val="B51C8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8E5593"/>
    <w:multiLevelType w:val="multilevel"/>
    <w:tmpl w:val="7A1AC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EE58C1"/>
    <w:multiLevelType w:val="multilevel"/>
    <w:tmpl w:val="5F221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2608A4"/>
    <w:multiLevelType w:val="multilevel"/>
    <w:tmpl w:val="6FAA4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DA7749"/>
    <w:multiLevelType w:val="multilevel"/>
    <w:tmpl w:val="FDF67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1C672D"/>
    <w:multiLevelType w:val="multilevel"/>
    <w:tmpl w:val="DC38F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AF5305"/>
    <w:multiLevelType w:val="multilevel"/>
    <w:tmpl w:val="658E5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36202E"/>
    <w:multiLevelType w:val="multilevel"/>
    <w:tmpl w:val="7CB81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AB6076"/>
    <w:multiLevelType w:val="multilevel"/>
    <w:tmpl w:val="BCB88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5905636">
    <w:abstractNumId w:val="3"/>
  </w:num>
  <w:num w:numId="2" w16cid:durableId="1478648227">
    <w:abstractNumId w:val="11"/>
  </w:num>
  <w:num w:numId="3" w16cid:durableId="14230542">
    <w:abstractNumId w:val="10"/>
  </w:num>
  <w:num w:numId="4" w16cid:durableId="1984382160">
    <w:abstractNumId w:val="9"/>
  </w:num>
  <w:num w:numId="5" w16cid:durableId="330763875">
    <w:abstractNumId w:val="4"/>
  </w:num>
  <w:num w:numId="6" w16cid:durableId="363597964">
    <w:abstractNumId w:val="1"/>
  </w:num>
  <w:num w:numId="7" w16cid:durableId="259804616">
    <w:abstractNumId w:val="0"/>
  </w:num>
  <w:num w:numId="8" w16cid:durableId="423305476">
    <w:abstractNumId w:val="7"/>
  </w:num>
  <w:num w:numId="9" w16cid:durableId="57245000">
    <w:abstractNumId w:val="8"/>
  </w:num>
  <w:num w:numId="10" w16cid:durableId="185753019">
    <w:abstractNumId w:val="2"/>
  </w:num>
  <w:num w:numId="11" w16cid:durableId="1704474256">
    <w:abstractNumId w:val="5"/>
  </w:num>
  <w:num w:numId="12" w16cid:durableId="1996110128">
    <w:abstractNumId w:val="12"/>
  </w:num>
  <w:num w:numId="13" w16cid:durableId="432701033">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x Ratzki-Leewing">
    <w15:presenceInfo w15:providerId="None" w15:userId="Alex Ratzki-Leewing"/>
  </w15:person>
  <w15:person w15:author="Linares, Kevin">
    <w15:presenceInfo w15:providerId="AD" w15:userId="S::KLinares@som.umaryland.edu::a6b21ff7-a839-4018-a943-48d3d3604d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5D1"/>
    <w:rsid w:val="002D7DB2"/>
    <w:rsid w:val="00352718"/>
    <w:rsid w:val="005025D1"/>
    <w:rsid w:val="00622354"/>
    <w:rsid w:val="00746FC2"/>
    <w:rsid w:val="0083082A"/>
    <w:rsid w:val="00927A8D"/>
    <w:rsid w:val="009C2FA1"/>
    <w:rsid w:val="00B86F1F"/>
    <w:rsid w:val="00D8041F"/>
    <w:rsid w:val="00F8021E"/>
    <w:rsid w:val="00FC3813"/>
    <w:rsid w:val="00FF0E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409A7"/>
  <w15:chartTrackingRefBased/>
  <w15:docId w15:val="{C76656B1-E722-40CE-A840-3F118E974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25D1"/>
  </w:style>
  <w:style w:type="paragraph" w:styleId="Heading1">
    <w:name w:val="heading 1"/>
    <w:basedOn w:val="Normal"/>
    <w:next w:val="Normal"/>
    <w:link w:val="Heading1Char"/>
    <w:uiPriority w:val="9"/>
    <w:qFormat/>
    <w:rsid w:val="005025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25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25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25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25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25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25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25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25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5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25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25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25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25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25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25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25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25D1"/>
    <w:rPr>
      <w:rFonts w:eastAsiaTheme="majorEastAsia" w:cstheme="majorBidi"/>
      <w:color w:val="272727" w:themeColor="text1" w:themeTint="D8"/>
    </w:rPr>
  </w:style>
  <w:style w:type="paragraph" w:styleId="Title">
    <w:name w:val="Title"/>
    <w:basedOn w:val="Normal"/>
    <w:next w:val="Normal"/>
    <w:link w:val="TitleChar"/>
    <w:uiPriority w:val="10"/>
    <w:qFormat/>
    <w:rsid w:val="005025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25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25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25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25D1"/>
    <w:pPr>
      <w:spacing w:before="160"/>
      <w:jc w:val="center"/>
    </w:pPr>
    <w:rPr>
      <w:i/>
      <w:iCs/>
      <w:color w:val="404040" w:themeColor="text1" w:themeTint="BF"/>
    </w:rPr>
  </w:style>
  <w:style w:type="character" w:customStyle="1" w:styleId="QuoteChar">
    <w:name w:val="Quote Char"/>
    <w:basedOn w:val="DefaultParagraphFont"/>
    <w:link w:val="Quote"/>
    <w:uiPriority w:val="29"/>
    <w:rsid w:val="005025D1"/>
    <w:rPr>
      <w:i/>
      <w:iCs/>
      <w:color w:val="404040" w:themeColor="text1" w:themeTint="BF"/>
    </w:rPr>
  </w:style>
  <w:style w:type="paragraph" w:styleId="ListParagraph">
    <w:name w:val="List Paragraph"/>
    <w:basedOn w:val="Normal"/>
    <w:uiPriority w:val="34"/>
    <w:qFormat/>
    <w:rsid w:val="005025D1"/>
    <w:pPr>
      <w:ind w:left="720"/>
      <w:contextualSpacing/>
    </w:pPr>
  </w:style>
  <w:style w:type="character" w:styleId="IntenseEmphasis">
    <w:name w:val="Intense Emphasis"/>
    <w:basedOn w:val="DefaultParagraphFont"/>
    <w:uiPriority w:val="21"/>
    <w:qFormat/>
    <w:rsid w:val="005025D1"/>
    <w:rPr>
      <w:i/>
      <w:iCs/>
      <w:color w:val="0F4761" w:themeColor="accent1" w:themeShade="BF"/>
    </w:rPr>
  </w:style>
  <w:style w:type="paragraph" w:styleId="IntenseQuote">
    <w:name w:val="Intense Quote"/>
    <w:basedOn w:val="Normal"/>
    <w:next w:val="Normal"/>
    <w:link w:val="IntenseQuoteChar"/>
    <w:uiPriority w:val="30"/>
    <w:qFormat/>
    <w:rsid w:val="005025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25D1"/>
    <w:rPr>
      <w:i/>
      <w:iCs/>
      <w:color w:val="0F4761" w:themeColor="accent1" w:themeShade="BF"/>
    </w:rPr>
  </w:style>
  <w:style w:type="character" w:styleId="IntenseReference">
    <w:name w:val="Intense Reference"/>
    <w:basedOn w:val="DefaultParagraphFont"/>
    <w:uiPriority w:val="32"/>
    <w:qFormat/>
    <w:rsid w:val="005025D1"/>
    <w:rPr>
      <w:b/>
      <w:bCs/>
      <w:smallCaps/>
      <w:color w:val="0F4761" w:themeColor="accent1" w:themeShade="BF"/>
      <w:spacing w:val="5"/>
    </w:rPr>
  </w:style>
  <w:style w:type="character" w:styleId="Hyperlink">
    <w:name w:val="Hyperlink"/>
    <w:basedOn w:val="DefaultParagraphFont"/>
    <w:uiPriority w:val="99"/>
    <w:unhideWhenUsed/>
    <w:rsid w:val="005025D1"/>
    <w:rPr>
      <w:color w:val="467886" w:themeColor="hyperlink"/>
      <w:u w:val="single"/>
    </w:rPr>
  </w:style>
  <w:style w:type="paragraph" w:styleId="Revision">
    <w:name w:val="Revision"/>
    <w:hidden/>
    <w:uiPriority w:val="99"/>
    <w:semiHidden/>
    <w:rsid w:val="00FC3813"/>
    <w:pPr>
      <w:spacing w:after="0" w:line="240" w:lineRule="auto"/>
    </w:pPr>
  </w:style>
  <w:style w:type="character" w:styleId="CommentReference">
    <w:name w:val="annotation reference"/>
    <w:basedOn w:val="DefaultParagraphFont"/>
    <w:uiPriority w:val="99"/>
    <w:semiHidden/>
    <w:unhideWhenUsed/>
    <w:rsid w:val="00FC3813"/>
    <w:rPr>
      <w:sz w:val="16"/>
      <w:szCs w:val="16"/>
    </w:rPr>
  </w:style>
  <w:style w:type="paragraph" w:styleId="CommentText">
    <w:name w:val="annotation text"/>
    <w:basedOn w:val="Normal"/>
    <w:link w:val="CommentTextChar"/>
    <w:uiPriority w:val="99"/>
    <w:unhideWhenUsed/>
    <w:rsid w:val="00FC3813"/>
    <w:pPr>
      <w:spacing w:line="240" w:lineRule="auto"/>
    </w:pPr>
    <w:rPr>
      <w:sz w:val="20"/>
      <w:szCs w:val="20"/>
    </w:rPr>
  </w:style>
  <w:style w:type="character" w:customStyle="1" w:styleId="CommentTextChar">
    <w:name w:val="Comment Text Char"/>
    <w:basedOn w:val="DefaultParagraphFont"/>
    <w:link w:val="CommentText"/>
    <w:uiPriority w:val="99"/>
    <w:rsid w:val="00FC3813"/>
    <w:rPr>
      <w:sz w:val="20"/>
      <w:szCs w:val="20"/>
    </w:rPr>
  </w:style>
  <w:style w:type="paragraph" w:styleId="CommentSubject">
    <w:name w:val="annotation subject"/>
    <w:basedOn w:val="CommentText"/>
    <w:next w:val="CommentText"/>
    <w:link w:val="CommentSubjectChar"/>
    <w:uiPriority w:val="99"/>
    <w:semiHidden/>
    <w:unhideWhenUsed/>
    <w:rsid w:val="00FC3813"/>
    <w:rPr>
      <w:b/>
      <w:bCs/>
    </w:rPr>
  </w:style>
  <w:style w:type="character" w:customStyle="1" w:styleId="CommentSubjectChar">
    <w:name w:val="Comment Subject Char"/>
    <w:basedOn w:val="CommentTextChar"/>
    <w:link w:val="CommentSubject"/>
    <w:uiPriority w:val="99"/>
    <w:semiHidden/>
    <w:rsid w:val="00FC3813"/>
    <w:rPr>
      <w:b/>
      <w:bCs/>
      <w:sz w:val="20"/>
      <w:szCs w:val="20"/>
    </w:rPr>
  </w:style>
  <w:style w:type="character" w:styleId="FollowedHyperlink">
    <w:name w:val="FollowedHyperlink"/>
    <w:basedOn w:val="DefaultParagraphFont"/>
    <w:uiPriority w:val="99"/>
    <w:semiHidden/>
    <w:unhideWhenUsed/>
    <w:rsid w:val="00FC381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apor.org/newsletters/best-practices-for-using-generative-ai-for-survey-re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452</Words>
  <Characters>2583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Linares, Kevin</dc:creator>
  <cp:keywords/>
  <dc:description/>
  <cp:lastModifiedBy>Linares, Kevin</cp:lastModifiedBy>
  <cp:revision>2</cp:revision>
  <dcterms:created xsi:type="dcterms:W3CDTF">2025-07-10T14:27:00Z</dcterms:created>
  <dcterms:modified xsi:type="dcterms:W3CDTF">2025-07-10T14:27:00Z</dcterms:modified>
</cp:coreProperties>
</file>