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commentsExtended.xml" ContentType="application/vnd.openxmlformats-officedocument.wordprocessingml.commentsExtended+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ins w:id="1" w:author="Unknown Author" w:date="2025-07-12T08:07:01Z"/>
        </w:rPr>
      </w:pPr>
      <w:ins w:id="0" w:author="Unknown Author" w:date="2025-07-12T08:07:01Z">
        <w:r>
          <w:rPr>
            <w:b/>
            <w:bCs/>
          </w:rPr>
          <w:t>Draft: Cognitive Mind Meets the Artificial: How AI Reshapes Survey Research Through the Lens of Response Process Theory</w:t>
        </w:r>
      </w:ins>
    </w:p>
    <w:p>
      <w:pPr>
        <w:pStyle w:val="Normal"/>
        <w:rPr>
          <w:ins w:id="4" w:author="Unknown Author" w:date="2025-07-12T08:07:01Z"/>
        </w:rPr>
      </w:pPr>
      <w:ins w:id="2" w:author="Unknown Author" w:date="2025-07-12T08:07:01Z">
        <w:r>
          <w:rPr>
            <w:b/>
            <w:bCs/>
          </w:rPr>
          <w:t>Background and Significance:</w:t>
        </w:r>
      </w:ins>
      <w:ins w:id="3" w:author="Unknown Author" w:date="2025-07-12T08:07:01Z">
        <w:r>
          <w:rPr/>
          <w:t xml:space="preserve"> The integration of generative artificial intelligence (AI) into survey research represents an opportunity to expand on methodological frameworks that have guided the field for decades. Recent studies have documented generative AI's utility in questionnaire design (Padgett et al., 2024), conversational interviewing and probing (Jacobsen et al., 2025; Wong et al., 2025), and open text coding or analysis (Mellon et al., 2024; Tai et al., 2024). Moreover, the American Association for Public Opinion Research (AAPOR) has acknowledged this transformation and has issued best practices for using generative AI that emphasize human oversight, transparency, and validation (AAPOR, 2024). </w:t>
        </w:r>
      </w:ins>
    </w:p>
    <w:p>
      <w:pPr>
        <w:pStyle w:val="Normal"/>
        <w:rPr>
          <w:ins w:id="6" w:author="Unknown Author" w:date="2025-07-12T08:07:01Z"/>
        </w:rPr>
      </w:pPr>
      <w:ins w:id="5" w:author="Unknown Author" w:date="2025-07-12T08:07:01Z">
        <w:r>
          <w:rPr/>
          <w:t xml:space="preserve">The current literature reveals a striking disconnect between rapid technological adoption and theoretical understanding. Practitioners have eagerly implemented AI for coding open-ended responses (Wang et al., 2024; Xiao et al., 2023), improving questionnaire design (NORC, 2024), and generating LLM synthetic responses representing public opinion (Jansen et al., 2024), yet these applications proceed without a coherent framework for understanding how AI fundamentally alters the cognitive processes underlying survey response. The urgency of this theoretical reckoning becomes apparent when considering recent evidence of respondents using generative AI to complete surveys. Few studies have documented evidence on the emergence of participants employing large language models (LLMs) to answer open-ended questions, suggesting the potential for masking social variation and homogenizing responses (Meem et al., 2024, Zhang et al., 2025). This phenomenon extends beyond mere methodological concern—it fundamentally questions what we measure when respondents delegate cognitive tasks to AI. </w:t>
        </w:r>
      </w:ins>
    </w:p>
    <w:p>
      <w:pPr>
        <w:pStyle w:val="Normal"/>
        <w:rPr>
          <w:b w:val="false"/>
          <w:bCs w:val="false"/>
          <w:ins w:id="8" w:author="Unknown Author" w:date="2025-07-12T08:07:01Z"/>
        </w:rPr>
      </w:pPr>
      <w:ins w:id="7" w:author="Unknown Author" w:date="2025-07-12T08:07:01Z">
        <w:r>
          <w:rPr>
            <w:b w:val="false"/>
            <w:bCs w:val="false"/>
          </w:rPr>
          <w:t>This commentary argues that the integration of AI into survey research necessitates a reconceptualization of Tourangeau's (1984, 2000) four-stage cognitive response model, which has served as the theoretical backbone for understanding survey response. Drawing on recent empirical findings about AI's role in survey design, administration, and response generation, we demonstrate here the need for new theoretical frameworks that account for distributed cognition. Without such frameworks, we are likely to risk building an empirically rich but theoretically impoverished understanding of how AI is reshaping the fundamental act of asking and answering questions. We focus primarily on surveys where respondents might feasibly use AI assistance in online self-administered questionnaires. Similarly, while this commentary emphasizes challenges, it acknowledges that AI offers legitimate benefits for questionnaire translation (Metheney &amp; Yehle, 2025) and coding efficiency (Mellon et al., 2024; Wange et al., 2024). The goal is not to discourage AI adoption but to ensure theoretical frameworks keep pace with technological change.</w:t>
        </w:r>
      </w:ins>
    </w:p>
    <w:p>
      <w:pPr>
        <w:pStyle w:val="Normal"/>
        <w:rPr>
          <w:b/>
          <w:bCs/>
          <w:ins w:id="10" w:author="Unknown Author" w:date="2025-07-12T08:07:01Z"/>
        </w:rPr>
      </w:pPr>
      <w:ins w:id="9" w:author="Unknown Author" w:date="2025-07-12T08:07:01Z">
        <w:r>
          <w:rPr>
            <w:b/>
            <w:bCs/>
          </w:rPr>
        </w:r>
      </w:ins>
      <w:r>
        <w:br w:type="page"/>
      </w:r>
    </w:p>
    <w:p>
      <w:pPr>
        <w:pStyle w:val="Normal"/>
        <w:spacing w:before="0" w:after="160"/>
        <w:rPr>
          <w:b/>
          <w:bCs/>
        </w:rPr>
      </w:pPr>
      <w:r>
        <w:rPr>
          <w:b w:val="false"/>
          <w:bCs w:val="false"/>
          <w:rPrChange w:id="0" w:author="Unknown Author" w:date="2025-07-12T08:07:11Z">
            <w:rPr>
              <w:b/>
              <w:bCs/>
            </w:rPr>
          </w:rPrChange>
        </w:rPr>
        <w:t>Outline: Cognitive Mind Meets th</w:t>
      </w:r>
      <w:r>
        <w:rPr>
          <w:b/>
          <w:bCs/>
        </w:rPr>
        <w:t>e Artificial: How LLMs are Reshaping Survey Research Through the Lens of Response Process Theory</w:t>
      </w:r>
    </w:p>
    <w:p>
      <w:pPr>
        <w:pStyle w:val="Normal"/>
        <w:rPr>
          <w:b/>
          <w:bCs/>
        </w:rPr>
      </w:pPr>
      <w:r>
        <w:rPr>
          <w:b/>
          <w:bCs/>
        </w:rPr>
        <w:t>I. Introduction and Background (3 paragraphs)</w:t>
      </w:r>
    </w:p>
    <w:p>
      <w:pPr>
        <w:pStyle w:val="Normal"/>
        <w:rPr/>
      </w:pPr>
      <w:r>
        <w:rPr/>
        <w:t>A. Opening: AI Integration as Methodological Disruption</w:t>
      </w:r>
      <w:ins w:id="12" w:author="Alex Ratzki-Leewing" w:date="2025-07-09T10:30:00Z">
        <w:r>
          <w:rPr/>
          <w:t xml:space="preserve"> in Health </w:t>
        </w:r>
      </w:ins>
      <w:del w:id="13" w:author="Unknown Author" w:date="2025-07-12T08:04:59Z">
        <w:r>
          <w:rPr/>
          <w:commentReference w:id="0"/>
        </w:r>
      </w:del>
      <w:del w:id="14" w:author="Unknown Author" w:date="2025-07-12T08:04:59Z">
        <w:r>
          <w:rPr/>
          <w:commentReference w:id="1"/>
        </w:r>
      </w:del>
      <w:ins w:id="15" w:author="Alex Ratzki-Leewing" w:date="2025-07-09T10:31:00Z">
        <w:r>
          <w:rPr/>
          <w:t xml:space="preserve">Survey Research </w:t>
        </w:r>
      </w:ins>
    </w:p>
    <w:p>
      <w:pPr>
        <w:pStyle w:val="Normal"/>
        <w:numPr>
          <w:ilvl w:val="0"/>
          <w:numId w:val="1"/>
        </w:numPr>
        <w:rPr/>
      </w:pPr>
      <w:r>
        <w:rPr/>
        <w:t>Hook: AI represents an opportunity to expand methodological frameworks</w:t>
      </w:r>
    </w:p>
    <w:p>
      <w:pPr>
        <w:pStyle w:val="Normal"/>
        <w:numPr>
          <w:ilvl w:val="0"/>
          <w:numId w:val="1"/>
        </w:numPr>
        <w:rPr/>
      </w:pPr>
      <w:r>
        <w:rPr/>
        <w:t>Recent applications: questionnaire design, conversational interviewing, open text coding</w:t>
      </w:r>
    </w:p>
    <w:p>
      <w:pPr>
        <w:pStyle w:val="Normal"/>
        <w:numPr>
          <w:ilvl w:val="0"/>
          <w:numId w:val="1"/>
        </w:numPr>
        <w:rPr/>
      </w:pPr>
      <w:hyperlink r:id="rId2">
        <w:r>
          <w:rPr>
            <w:rStyle w:val="Hyperlink"/>
          </w:rPr>
          <w:t>AAPOR</w:t>
        </w:r>
      </w:hyperlink>
      <w:r>
        <w:rPr/>
        <w:t xml:space="preserve"> acknowledgment and best practices</w:t>
      </w:r>
    </w:p>
    <w:p>
      <w:pPr>
        <w:pStyle w:val="Normal"/>
        <w:rPr/>
      </w:pPr>
      <w:r>
        <w:rPr/>
        <w:t>B. The Theory-Practice Gap</w:t>
      </w:r>
    </w:p>
    <w:p>
      <w:pPr>
        <w:pStyle w:val="Normal"/>
        <w:numPr>
          <w:ilvl w:val="0"/>
          <w:numId w:val="2"/>
        </w:numPr>
        <w:rPr>
          <w:ins w:id="17" w:author="Alex Ratzki-Leewing" w:date="2025-07-09T10:30:00Z"/>
        </w:rPr>
      </w:pPr>
      <w:ins w:id="16" w:author="Alex Ratzki-Leewing" w:date="2025-07-09T10:30:00Z">
        <w:r>
          <w:rPr/>
          <w:t>Importance of theory-informed health survey research</w:t>
        </w:r>
      </w:ins>
    </w:p>
    <w:p>
      <w:pPr>
        <w:pStyle w:val="Normal"/>
        <w:numPr>
          <w:ilvl w:val="0"/>
          <w:numId w:val="2"/>
        </w:numPr>
        <w:rPr/>
      </w:pPr>
      <w:r>
        <w:rPr/>
        <w:t>Rapid adoption without theoretical understanding</w:t>
      </w:r>
      <w:ins w:id="18" w:author="Alex Ratzki-Leewing" w:date="2025-07-09T10:30:00Z">
        <w:r>
          <w:rPr/>
          <w:t xml:space="preserve"> and potential consequences</w:t>
        </w:r>
      </w:ins>
    </w:p>
    <w:p>
      <w:pPr>
        <w:pStyle w:val="Normal"/>
        <w:numPr>
          <w:ilvl w:val="0"/>
          <w:numId w:val="2"/>
        </w:numPr>
        <w:rPr/>
      </w:pPr>
      <w:r>
        <w:rPr/>
        <w:t>Examples of current AI applications</w:t>
      </w:r>
    </w:p>
    <w:p>
      <w:pPr>
        <w:pStyle w:val="Normal"/>
        <w:numPr>
          <w:ilvl w:val="0"/>
          <w:numId w:val="2"/>
        </w:numPr>
        <w:rPr/>
      </w:pPr>
      <w:r>
        <w:rPr/>
        <w:t>Missing coherent framework for cognitive process changes</w:t>
      </w:r>
    </w:p>
    <w:p>
      <w:pPr>
        <w:pStyle w:val="Normal"/>
        <w:rPr/>
      </w:pPr>
      <w:r>
        <w:rPr/>
        <w:t>C. The Urgency: Respondent AI Use</w:t>
      </w:r>
      <w:del w:id="19" w:author="Unknown Author" w:date="2025-07-12T08:04:59Z">
        <w:r>
          <w:rPr/>
          <w:commentReference w:id="2"/>
        </w:r>
      </w:del>
      <w:del w:id="20" w:author="Unknown Author" w:date="2025-07-12T08:04:59Z">
        <w:r>
          <w:rPr/>
          <w:commentReference w:id="3"/>
        </w:r>
      </w:del>
    </w:p>
    <w:p>
      <w:pPr>
        <w:pStyle w:val="Normal"/>
        <w:numPr>
          <w:ilvl w:val="0"/>
          <w:numId w:val="3"/>
        </w:numPr>
        <w:rPr/>
      </w:pPr>
      <w:r>
        <w:rPr/>
        <w:t>Zhang et al. (2025) findings on homogenization</w:t>
      </w:r>
    </w:p>
    <w:p>
      <w:pPr>
        <w:pStyle w:val="Normal"/>
        <w:numPr>
          <w:ilvl w:val="0"/>
          <w:numId w:val="3"/>
        </w:numPr>
        <w:rPr/>
      </w:pPr>
      <w:r>
        <w:rPr/>
        <w:t>Fundamental question: whose cognition are we measuring?</w:t>
      </w:r>
    </w:p>
    <w:p>
      <w:pPr>
        <w:pStyle w:val="Normal"/>
        <w:numPr>
          <w:ilvl w:val="0"/>
          <w:numId w:val="3"/>
        </w:numPr>
        <w:rPr/>
      </w:pPr>
      <w:del w:id="21" w:author="Linares, Kevin" w:date="2025-07-10T10:17:00Z">
        <w:r>
          <w:rPr/>
          <w:delText>Thesis: Need to reconceptualize</w:delText>
        </w:r>
      </w:del>
      <w:ins w:id="22" w:author="Linares, Kevin" w:date="2025-07-10T10:17:00Z">
        <w:r>
          <w:rPr/>
          <w:t xml:space="preserve"> Aim of commentary, how AI </w:t>
        </w:r>
      </w:ins>
      <w:ins w:id="23" w:author="Linares, Kevin" w:date="2025-07-10T10:23:00Z">
        <w:r>
          <w:rPr/>
          <w:t>creates space for distributed cognition in the response process of answering questions.</w:t>
        </w:r>
      </w:ins>
      <w:r>
        <w:rPr/>
        <w:t xml:space="preserve"> Tourangeau's </w:t>
      </w:r>
      <w:del w:id="24" w:author="Unknown Author" w:date="2025-07-12T08:04:59Z">
        <w:r>
          <w:rPr/>
          <w:commentReference w:id="4"/>
        </w:r>
      </w:del>
      <w:r>
        <w:rPr/>
        <w:t>four-stage model</w:t>
      </w:r>
      <w:ins w:id="25" w:author="Linares, Kevin" w:date="2025-07-10T10:23:00Z">
        <w:r>
          <w:rPr/>
          <w:t xml:space="preserve"> as a prominent framework, the need for reconceptualizing. </w:t>
        </w:r>
      </w:ins>
    </w:p>
    <w:p>
      <w:pPr>
        <w:pStyle w:val="Normal"/>
        <w:rPr/>
      </w:pPr>
      <w:r>
        <w:rPr/>
      </w:r>
    </w:p>
    <w:p>
      <w:pPr>
        <w:pStyle w:val="Normal"/>
        <w:rPr>
          <w:b/>
          <w:bCs/>
        </w:rPr>
      </w:pPr>
      <w:r>
        <w:rPr>
          <w:b/>
          <w:bCs/>
        </w:rPr>
        <w:t xml:space="preserve">II. AI's </w:t>
      </w:r>
      <w:del w:id="26" w:author="Linares, Kevin" w:date="2025-07-10T10:26:00Z">
        <w:r>
          <w:rPr>
            <w:b/>
            <w:bCs/>
          </w:rPr>
          <w:delText xml:space="preserve">Disruption </w:delText>
        </w:r>
      </w:del>
      <w:del w:id="27" w:author="Unknown Author" w:date="2025-07-12T08:04:59Z">
        <w:r>
          <w:rPr>
            <w:b/>
            <w:bCs/>
          </w:rPr>
          <w:commentReference w:id="5"/>
        </w:r>
      </w:del>
      <w:del w:id="28" w:author="Unknown Author" w:date="2025-07-12T08:04:59Z">
        <w:r>
          <w:rPr>
            <w:b/>
            <w:bCs/>
          </w:rPr>
          <w:commentReference w:id="6"/>
        </w:r>
      </w:del>
      <w:ins w:id="29" w:author="Linares, Kevin" w:date="2025-07-10T10:26:00Z">
        <w:r>
          <w:rPr>
            <w:b/>
            <w:bCs/>
          </w:rPr>
          <w:t xml:space="preserve"> contribution to </w:t>
        </w:r>
      </w:ins>
      <w:del w:id="30" w:author="Linares, Kevin" w:date="2025-07-10T10:26:00Z">
        <w:r>
          <w:rPr>
            <w:b/>
            <w:bCs/>
          </w:rPr>
          <w:delText xml:space="preserve">of </w:delText>
        </w:r>
      </w:del>
      <w:r>
        <w:rPr>
          <w:b/>
          <w:bCs/>
        </w:rPr>
        <w:t>the Four-Stage Model (4 paragraphs) + framework diagram</w:t>
      </w:r>
    </w:p>
    <w:p>
      <w:pPr>
        <w:pStyle w:val="Normal"/>
        <w:rPr/>
      </w:pPr>
      <w:r>
        <w:rPr/>
        <w:t>A. Stage 1: Comprehension</w:t>
      </w:r>
    </w:p>
    <w:p>
      <w:pPr>
        <w:pStyle w:val="Normal"/>
        <w:numPr>
          <w:ilvl w:val="0"/>
          <w:numId w:val="4"/>
        </w:numPr>
        <w:rPr/>
      </w:pPr>
      <w:r>
        <w:rPr/>
        <w:t>Traditional view: Gricean cooperative principles</w:t>
      </w:r>
    </w:p>
    <w:p>
      <w:pPr>
        <w:pStyle w:val="Normal"/>
        <w:numPr>
          <w:ilvl w:val="0"/>
          <w:numId w:val="4"/>
        </w:numPr>
        <w:rPr/>
      </w:pPr>
      <w:r>
        <w:rPr/>
        <w:t>AI disruption: Distributed comprehension across agents</w:t>
      </w:r>
    </w:p>
    <w:p>
      <w:pPr>
        <w:pStyle w:val="Normal"/>
        <w:numPr>
          <w:ilvl w:val="0"/>
          <w:numId w:val="4"/>
        </w:numPr>
        <w:rPr/>
      </w:pPr>
      <w:r>
        <w:rPr/>
        <w:t>Evidence: Wong et al. (2025) - AI interviewer limitations</w:t>
      </w:r>
    </w:p>
    <w:p>
      <w:pPr>
        <w:pStyle w:val="Normal"/>
        <w:numPr>
          <w:ilvl w:val="0"/>
          <w:numId w:val="4"/>
        </w:numPr>
        <w:rPr/>
      </w:pPr>
      <w:r>
        <w:rPr/>
        <w:t>Core problem: Whose understanding are we measuring?</w:t>
      </w:r>
    </w:p>
    <w:p>
      <w:pPr>
        <w:pStyle w:val="Normal"/>
        <w:rPr/>
      </w:pPr>
      <w:r>
        <w:rPr/>
        <w:t>B. Stage 2: Retrieval</w:t>
      </w:r>
    </w:p>
    <w:p>
      <w:pPr>
        <w:pStyle w:val="Normal"/>
        <w:numPr>
          <w:ilvl w:val="0"/>
          <w:numId w:val="5"/>
        </w:numPr>
        <w:rPr/>
      </w:pPr>
      <w:r>
        <w:rPr/>
        <w:t>Traditional view: Human memory strategies (episodic, estimation, generic)</w:t>
      </w:r>
    </w:p>
    <w:p>
      <w:pPr>
        <w:pStyle w:val="Normal"/>
        <w:numPr>
          <w:ilvl w:val="0"/>
          <w:numId w:val="5"/>
        </w:numPr>
        <w:rPr/>
      </w:pPr>
      <w:r>
        <w:rPr/>
        <w:t>AI disruption: Pseudo-retrieval from training data</w:t>
      </w:r>
    </w:p>
    <w:p>
      <w:pPr>
        <w:pStyle w:val="Normal"/>
        <w:numPr>
          <w:ilvl w:val="0"/>
          <w:numId w:val="5"/>
        </w:numPr>
        <w:rPr/>
      </w:pPr>
      <w:r>
        <w:rPr/>
        <w:t>Evidence: Tai et al. (2024) - LLM-quotient misunderstanding</w:t>
      </w:r>
    </w:p>
    <w:p>
      <w:pPr>
        <w:pStyle w:val="Normal"/>
        <w:numPr>
          <w:ilvl w:val="0"/>
          <w:numId w:val="5"/>
        </w:numPr>
        <w:rPr/>
      </w:pPr>
      <w:r>
        <w:rPr/>
        <w:t>Threat: Validity of behavioral/attitude measures</w:t>
      </w:r>
    </w:p>
    <w:p>
      <w:pPr>
        <w:pStyle w:val="Normal"/>
        <w:rPr/>
      </w:pPr>
      <w:r>
        <w:rPr/>
        <w:t>C. Stage 3: Judgment</w:t>
      </w:r>
    </w:p>
    <w:p>
      <w:pPr>
        <w:pStyle w:val="Normal"/>
        <w:numPr>
          <w:ilvl w:val="0"/>
          <w:numId w:val="6"/>
        </w:numPr>
        <w:rPr/>
      </w:pPr>
      <w:r>
        <w:rPr/>
        <w:t>Traditional view: Heuristics and attitude construction</w:t>
      </w:r>
    </w:p>
    <w:p>
      <w:pPr>
        <w:pStyle w:val="Normal"/>
        <w:numPr>
          <w:ilvl w:val="0"/>
          <w:numId w:val="6"/>
        </w:numPr>
        <w:rPr/>
      </w:pPr>
      <w:r>
        <w:rPr/>
        <w:t>AI disruption: Collaborative construction</w:t>
      </w:r>
    </w:p>
    <w:p>
      <w:pPr>
        <w:pStyle w:val="Normal"/>
        <w:numPr>
          <w:ilvl w:val="0"/>
          <w:numId w:val="6"/>
        </w:numPr>
        <w:rPr/>
      </w:pPr>
      <w:r>
        <w:rPr/>
        <w:t>Evidence: Mellon et al. (2024) - pattern recognition</w:t>
      </w:r>
    </w:p>
    <w:p>
      <w:pPr>
        <w:pStyle w:val="Normal"/>
        <w:numPr>
          <w:ilvl w:val="0"/>
          <w:numId w:val="6"/>
        </w:numPr>
        <w:rPr/>
      </w:pPr>
      <w:r>
        <w:rPr/>
        <w:t>Problem: Homogenization (Zhang et al., 2025)</w:t>
      </w:r>
    </w:p>
    <w:p>
      <w:pPr>
        <w:pStyle w:val="Normal"/>
        <w:rPr/>
      </w:pPr>
      <w:r>
        <w:rPr/>
        <w:t>D. Stage 4: Response</w:t>
      </w:r>
    </w:p>
    <w:p>
      <w:pPr>
        <w:pStyle w:val="Normal"/>
        <w:numPr>
          <w:ilvl w:val="0"/>
          <w:numId w:val="7"/>
        </w:numPr>
        <w:rPr/>
      </w:pPr>
      <w:r>
        <w:rPr/>
        <w:t>Traditional view: Social desirability editing</w:t>
      </w:r>
    </w:p>
    <w:p>
      <w:pPr>
        <w:pStyle w:val="Normal"/>
        <w:numPr>
          <w:ilvl w:val="0"/>
          <w:numId w:val="7"/>
        </w:numPr>
        <w:rPr/>
      </w:pPr>
      <w:r>
        <w:rPr/>
        <w:t>AI disruption: Algorithmic social desirability</w:t>
      </w:r>
    </w:p>
    <w:p>
      <w:pPr>
        <w:pStyle w:val="Normal"/>
        <w:numPr>
          <w:ilvl w:val="0"/>
          <w:numId w:val="7"/>
        </w:numPr>
        <w:rPr/>
      </w:pPr>
      <w:r>
        <w:rPr/>
        <w:t>Evidence: AAPOR guidance assumptions</w:t>
      </w:r>
    </w:p>
    <w:p>
      <w:pPr>
        <w:pStyle w:val="Normal"/>
        <w:numPr>
          <w:ilvl w:val="0"/>
          <w:numId w:val="7"/>
        </w:numPr>
        <w:rPr/>
      </w:pPr>
      <w:r>
        <w:rPr/>
        <w:t>Challenge: Authentic vs. synthetic distinction meaningless</w:t>
      </w:r>
    </w:p>
    <w:p>
      <w:pPr>
        <w:pStyle w:val="Normal"/>
        <w:rPr/>
      </w:pPr>
      <w:r>
        <w:rPr/>
      </w:r>
    </w:p>
    <w:p>
      <w:pPr>
        <w:pStyle w:val="Normal"/>
        <w:rPr/>
      </w:pPr>
      <w:r>
        <w:rPr/>
        <w:t xml:space="preserve">III. </w:t>
      </w:r>
      <w:r>
        <w:rPr>
          <w:b/>
          <w:bCs/>
        </w:rPr>
        <w:t>Cascading Effects</w:t>
      </w:r>
      <w:r>
        <w:rPr/>
        <w:t xml:space="preserve"> (2 paragraphs)</w:t>
      </w:r>
    </w:p>
    <w:p>
      <w:pPr>
        <w:pStyle w:val="Normal"/>
        <w:rPr/>
      </w:pPr>
      <w:r>
        <w:rPr/>
        <w:t>A. Interaction Effects</w:t>
      </w:r>
    </w:p>
    <w:p>
      <w:pPr>
        <w:pStyle w:val="Normal"/>
        <w:numPr>
          <w:ilvl w:val="0"/>
          <w:numId w:val="8"/>
        </w:numPr>
        <w:rPr/>
      </w:pPr>
      <w:r>
        <w:rPr/>
        <w:t>Context effects with perfect AI memory</w:t>
      </w:r>
    </w:p>
    <w:p>
      <w:pPr>
        <w:pStyle w:val="Normal"/>
        <w:numPr>
          <w:ilvl w:val="0"/>
          <w:numId w:val="8"/>
        </w:numPr>
        <w:rPr/>
      </w:pPr>
      <w:r>
        <w:rPr/>
        <w:t>Temporal dynamics (no fatigue)</w:t>
      </w:r>
    </w:p>
    <w:p>
      <w:pPr>
        <w:pStyle w:val="Normal"/>
        <w:numPr>
          <w:ilvl w:val="0"/>
          <w:numId w:val="8"/>
        </w:numPr>
        <w:rPr/>
      </w:pPr>
      <w:r>
        <w:rPr/>
        <w:t>Response pattern violations</w:t>
      </w:r>
    </w:p>
    <w:p>
      <w:pPr>
        <w:pStyle w:val="Normal"/>
        <w:rPr/>
      </w:pPr>
      <w:r>
        <w:rPr/>
        <w:t>B. Fundamental Assumption Violations</w:t>
      </w:r>
    </w:p>
    <w:p>
      <w:pPr>
        <w:pStyle w:val="Normal"/>
        <w:numPr>
          <w:ilvl w:val="0"/>
          <w:numId w:val="9"/>
        </w:numPr>
        <w:rPr/>
      </w:pPr>
      <w:r>
        <w:rPr/>
        <w:t>Unitary respondent assumption broken</w:t>
      </w:r>
    </w:p>
    <w:p>
      <w:pPr>
        <w:pStyle w:val="Normal"/>
        <w:numPr>
          <w:ilvl w:val="0"/>
          <w:numId w:val="9"/>
        </w:numPr>
        <w:rPr/>
      </w:pPr>
      <w:r>
        <w:rPr/>
        <w:t>Measurement error reconceptualization needed</w:t>
      </w:r>
    </w:p>
    <w:p>
      <w:pPr>
        <w:pStyle w:val="Normal"/>
        <w:numPr>
          <w:ilvl w:val="0"/>
          <w:numId w:val="9"/>
        </w:numPr>
        <w:rPr/>
      </w:pPr>
      <w:r>
        <w:rPr/>
        <w:t>Traditional psychometrics challenged</w:t>
      </w:r>
    </w:p>
    <w:p>
      <w:pPr>
        <w:pStyle w:val="Normal"/>
        <w:rPr/>
      </w:pPr>
      <w:r>
        <w:rPr/>
      </w:r>
    </w:p>
    <w:p>
      <w:pPr>
        <w:pStyle w:val="Normal"/>
        <w:rPr>
          <w:b/>
          <w:bCs/>
        </w:rPr>
      </w:pPr>
      <w:r>
        <w:rPr>
          <w:b/>
          <w:bCs/>
        </w:rPr>
        <w:t xml:space="preserve">IV. Conclusion and Future Directions </w:t>
      </w:r>
      <w:del w:id="31" w:author="Unknown Author" w:date="2025-07-12T08:04:59Z">
        <w:r>
          <w:rPr>
            <w:b/>
            <w:bCs/>
          </w:rPr>
          <w:commentReference w:id="7"/>
        </w:r>
      </w:del>
    </w:p>
    <w:p>
      <w:pPr>
        <w:pStyle w:val="Normal"/>
        <w:rPr/>
      </w:pPr>
      <w:r>
        <w:rPr/>
        <w:t>A. Summary Statement</w:t>
      </w:r>
    </w:p>
    <w:p>
      <w:pPr>
        <w:pStyle w:val="Normal"/>
        <w:numPr>
          <w:ilvl w:val="0"/>
          <w:numId w:val="10"/>
        </w:numPr>
        <w:rPr/>
      </w:pPr>
      <w:r>
        <w:rPr/>
        <w:t>AI transforms rather than assists</w:t>
      </w:r>
    </w:p>
    <w:p>
      <w:pPr>
        <w:pStyle w:val="Normal"/>
        <w:numPr>
          <w:ilvl w:val="0"/>
          <w:numId w:val="10"/>
        </w:numPr>
        <w:rPr/>
      </w:pPr>
      <w:r>
        <w:rPr/>
        <w:t>Different processes, not superior performance</w:t>
      </w:r>
    </w:p>
    <w:p>
      <w:pPr>
        <w:pStyle w:val="Normal"/>
        <w:numPr>
          <w:ilvl w:val="0"/>
          <w:numId w:val="10"/>
        </w:numPr>
        <w:rPr/>
      </w:pPr>
      <w:r>
        <w:rPr/>
        <w:t>Need for new frameworks</w:t>
      </w:r>
    </w:p>
    <w:p>
      <w:pPr>
        <w:pStyle w:val="Normal"/>
        <w:rPr/>
      </w:pPr>
      <w:r>
        <w:rPr/>
        <w:t>B. Immediate Research Priorities</w:t>
      </w:r>
    </w:p>
    <w:p>
      <w:pPr>
        <w:pStyle w:val="Normal"/>
        <w:numPr>
          <w:ilvl w:val="0"/>
          <w:numId w:val="11"/>
        </w:numPr>
        <w:rPr/>
      </w:pPr>
      <w:r>
        <w:rPr/>
        <w:t>Comprehension studies</w:t>
      </w:r>
    </w:p>
    <w:p>
      <w:pPr>
        <w:pStyle w:val="Normal"/>
        <w:numPr>
          <w:ilvl w:val="0"/>
          <w:numId w:val="11"/>
        </w:numPr>
        <w:rPr/>
      </w:pPr>
      <w:r>
        <w:rPr/>
        <w:t>Retrieval experiments</w:t>
      </w:r>
    </w:p>
    <w:p>
      <w:pPr>
        <w:pStyle w:val="Normal"/>
        <w:numPr>
          <w:ilvl w:val="0"/>
          <w:numId w:val="11"/>
        </w:numPr>
        <w:rPr/>
      </w:pPr>
      <w:r>
        <w:rPr/>
        <w:t>Judgment analysis</w:t>
      </w:r>
    </w:p>
    <w:p>
      <w:pPr>
        <w:pStyle w:val="Normal"/>
        <w:rPr/>
      </w:pPr>
      <w:r>
        <w:rPr/>
        <w:t>C. Theoretical Development Needs</w:t>
      </w:r>
    </w:p>
    <w:p>
      <w:pPr>
        <w:pStyle w:val="Normal"/>
        <w:numPr>
          <w:ilvl w:val="0"/>
          <w:numId w:val="12"/>
        </w:numPr>
        <w:rPr/>
      </w:pPr>
      <w:r>
        <w:rPr/>
        <w:t>Hybrid response process models</w:t>
      </w:r>
    </w:p>
    <w:p>
      <w:pPr>
        <w:pStyle w:val="Normal"/>
        <w:numPr>
          <w:ilvl w:val="0"/>
          <w:numId w:val="12"/>
        </w:numPr>
        <w:rPr/>
      </w:pPr>
      <w:r>
        <w:rPr/>
        <w:t>New measurement theory</w:t>
      </w:r>
    </w:p>
    <w:p>
      <w:pPr>
        <w:pStyle w:val="Normal"/>
        <w:numPr>
          <w:ilvl w:val="0"/>
          <w:numId w:val="12"/>
        </w:numPr>
        <w:rPr/>
      </w:pPr>
      <w:r>
        <w:rPr/>
        <w:t>Algorithmic context effects</w:t>
      </w:r>
    </w:p>
    <w:p>
      <w:pPr>
        <w:pStyle w:val="Normal"/>
        <w:rPr/>
      </w:pPr>
      <w:r>
        <w:rPr/>
        <w:t>D. The Path Forward</w:t>
      </w:r>
    </w:p>
    <w:p>
      <w:pPr>
        <w:pStyle w:val="Normal"/>
        <w:numPr>
          <w:ilvl w:val="0"/>
          <w:numId w:val="13"/>
        </w:numPr>
        <w:rPr/>
      </w:pPr>
      <w:r>
        <w:rPr/>
        <w:t>Existential challenges vs. transformative opportunities</w:t>
      </w:r>
    </w:p>
    <w:p>
      <w:pPr>
        <w:pStyle w:val="Normal"/>
        <w:numPr>
          <w:ilvl w:val="0"/>
          <w:numId w:val="13"/>
        </w:numPr>
        <w:rPr/>
      </w:pPr>
      <w:r>
        <w:rPr/>
        <w:t>Critical juncture for the field</w:t>
      </w:r>
    </w:p>
    <w:p>
      <w:pPr>
        <w:pStyle w:val="Normal"/>
        <w:numPr>
          <w:ilvl w:val="0"/>
          <w:numId w:val="13"/>
        </w:numPr>
        <w:rPr/>
      </w:pPr>
      <w:r>
        <w:rPr/>
        <w:t>Call for collaboration</w:t>
      </w:r>
    </w:p>
    <w:p>
      <w:pPr>
        <w:pStyle w:val="Normal"/>
        <w:rPr/>
      </w:pPr>
      <w:r>
        <w:rPr/>
      </w:r>
    </w:p>
    <w:p>
      <w:pPr>
        <w:pStyle w:val="Normal"/>
        <w:rPr>
          <w:b/>
          <w:bCs/>
        </w:rPr>
      </w:pPr>
      <w:r>
        <w:rPr>
          <w:b/>
          <w:bCs/>
        </w:rPr>
      </w:r>
    </w:p>
    <w:p>
      <w:pPr>
        <w:pStyle w:val="Normal"/>
        <w:rPr>
          <w:b/>
          <w:bCs/>
          <w:ins w:id="33" w:author="Unknown Author" w:date="2025-07-12T08:07:27Z"/>
        </w:rPr>
      </w:pPr>
      <w:ins w:id="32" w:author="Unknown Author" w:date="2025-07-12T08:07:27Z">
        <w:r>
          <w:rPr>
            <w:b/>
            <w:bCs/>
          </w:rPr>
        </w:r>
      </w:ins>
      <w:r>
        <w:br w:type="page"/>
      </w:r>
    </w:p>
    <w:p>
      <w:pPr>
        <w:pStyle w:val="Heading2"/>
        <w:spacing w:before="0" w:after="80"/>
        <w:rPr>
          <w:ins w:id="35" w:author="Unknown Author" w:date="2025-07-12T08:22:14Z"/>
        </w:rPr>
      </w:pPr>
      <w:ins w:id="34" w:author="Unknown Author" w:date="2025-07-12T08:22:14Z">
        <w:r>
          <w:rPr/>
          <w:t>AI's Role in the Four-Stage Response Process Model</w:t>
        </w:r>
      </w:ins>
    </w:p>
    <w:p>
      <w:pPr>
        <w:pStyle w:val="Heading3"/>
        <w:rPr/>
      </w:pPr>
      <w:ins w:id="36" w:author="Unknown Author" w:date="2025-07-12T08:22:14Z">
        <w:r>
          <w:rPr>
            <w:rStyle w:val="Strong"/>
          </w:rPr>
          <w:t>Comprehension Stage</w:t>
        </w:r>
      </w:ins>
    </w:p>
    <w:tbl>
      <w:tblPr>
        <w:tblW w:w="9972" w:type="dxa"/>
        <w:jc w:val="left"/>
        <w:tblInd w:w="0" w:type="dxa"/>
        <w:tblLayout w:type="fixed"/>
        <w:tblCellMar>
          <w:top w:w="28" w:type="dxa"/>
          <w:left w:w="28" w:type="dxa"/>
          <w:bottom w:w="28" w:type="dxa"/>
          <w:right w:w="28" w:type="dxa"/>
        </w:tblCellMar>
      </w:tblPr>
      <w:tblGrid>
        <w:gridCol w:w="5301"/>
        <w:gridCol w:w="4670"/>
      </w:tblGrid>
      <w:tr>
        <w:trPr>
          <w:tblHeader w:val="true"/>
          <w:ins w:id="37" w:author="Unknown Author" w:date="2025-07-12T08:22:14Z"/>
        </w:trPr>
        <w:tc>
          <w:tcPr>
            <w:tcW w:w="5301" w:type="dxa"/>
            <w:tcBorders/>
            <w:vAlign w:val="center"/>
          </w:tcPr>
          <w:p>
            <w:pPr>
              <w:pStyle w:val="TableHeading"/>
              <w:spacing w:before="0" w:after="160"/>
              <w:rPr/>
            </w:pPr>
            <w:ins w:id="38" w:author="Unknown Author" w:date="2025-07-12T08:22:14Z">
              <w:r>
                <w:rPr/>
                <w:t>How AI Disrupts</w:t>
              </w:r>
            </w:ins>
          </w:p>
        </w:tc>
        <w:tc>
          <w:tcPr>
            <w:tcW w:w="4670" w:type="dxa"/>
            <w:tcBorders/>
            <w:vAlign w:val="center"/>
          </w:tcPr>
          <w:p>
            <w:pPr>
              <w:pStyle w:val="TableHeading"/>
              <w:spacing w:before="0" w:after="160"/>
              <w:rPr/>
            </w:pPr>
            <w:ins w:id="39" w:author="Unknown Author" w:date="2025-07-12T08:22:14Z">
              <w:r>
                <w:rPr/>
                <w:t>How AI Enhances</w:t>
              </w:r>
            </w:ins>
          </w:p>
        </w:tc>
      </w:tr>
      <w:tr>
        <w:trPr>
          <w:ins w:id="40" w:author="Unknown Author" w:date="2025-07-12T08:22:14Z"/>
        </w:trPr>
        <w:tc>
          <w:tcPr>
            <w:tcW w:w="5301" w:type="dxa"/>
            <w:tcBorders/>
            <w:vAlign w:val="center"/>
          </w:tcPr>
          <w:p>
            <w:pPr>
              <w:pStyle w:val="TableContents"/>
              <w:spacing w:before="0" w:after="160"/>
              <w:rPr/>
            </w:pPr>
            <w:ins w:id="41" w:author="Unknown Author" w:date="2025-07-12T08:22:14Z">
              <w:r>
                <w:rPr>
                  <w:rStyle w:val="Strong"/>
                </w:rPr>
                <w:t>Pragmatic breakdown</w:t>
              </w:r>
            </w:ins>
            <w:ins w:id="42" w:author="Unknown Author" w:date="2025-07-12T08:22:14Z">
              <w:r>
                <w:rPr/>
                <w:t>: AI lacks cultural knowledge and conversational norms (Wong et al., 2025)</w:t>
              </w:r>
            </w:ins>
          </w:p>
        </w:tc>
        <w:tc>
          <w:tcPr>
            <w:tcW w:w="4670" w:type="dxa"/>
            <w:tcBorders/>
            <w:vAlign w:val="center"/>
          </w:tcPr>
          <w:p>
            <w:pPr>
              <w:pStyle w:val="TableContents"/>
              <w:spacing w:before="0" w:after="160"/>
              <w:rPr/>
            </w:pPr>
            <w:ins w:id="43" w:author="Unknown Author" w:date="2025-07-12T08:22:14Z">
              <w:r>
                <w:rPr>
                  <w:rStyle w:val="Strong"/>
                </w:rPr>
                <w:t>Multilingual support</w:t>
              </w:r>
            </w:ins>
            <w:ins w:id="44" w:author="Unknown Author" w:date="2025-07-12T08:22:14Z">
              <w:r>
                <w:rPr/>
                <w:t>: Real-time translation and adaptation (Metheney &amp; Yehle, 2024)</w:t>
              </w:r>
            </w:ins>
          </w:p>
        </w:tc>
      </w:tr>
      <w:tr>
        <w:trPr>
          <w:ins w:id="45" w:author="Unknown Author" w:date="2025-07-12T08:22:14Z"/>
        </w:trPr>
        <w:tc>
          <w:tcPr>
            <w:tcW w:w="5301" w:type="dxa"/>
            <w:tcBorders/>
            <w:vAlign w:val="center"/>
          </w:tcPr>
          <w:p>
            <w:pPr>
              <w:pStyle w:val="TableContents"/>
              <w:spacing w:before="0" w:after="160"/>
              <w:rPr/>
            </w:pPr>
            <w:ins w:id="46" w:author="Unknown Author" w:date="2025-07-12T08:22:14Z">
              <w:r>
                <w:rPr>
                  <w:rStyle w:val="Strong"/>
                </w:rPr>
                <w:t>Distributed comprehension</w:t>
              </w:r>
            </w:ins>
            <w:ins w:id="47" w:author="Unknown Author" w:date="2025-07-12T08:22:14Z">
              <w:r>
                <w:rPr/>
                <w:t>: Understanding fragmented across human, AI, and interviewer agents</w:t>
              </w:r>
            </w:ins>
          </w:p>
        </w:tc>
        <w:tc>
          <w:tcPr>
            <w:tcW w:w="4670" w:type="dxa"/>
            <w:tcBorders/>
            <w:vAlign w:val="center"/>
          </w:tcPr>
          <w:p>
            <w:pPr>
              <w:pStyle w:val="TableContents"/>
              <w:spacing w:before="0" w:after="160"/>
              <w:rPr/>
            </w:pPr>
            <w:ins w:id="48" w:author="Unknown Author" w:date="2025-07-12T08:22:14Z">
              <w:r>
                <w:rPr>
                  <w:rStyle w:val="Strong"/>
                </w:rPr>
                <w:t>Standardized delivery</w:t>
              </w:r>
            </w:ins>
            <w:ins w:id="49" w:author="Unknown Author" w:date="2025-07-12T08:22:14Z">
              <w:r>
                <w:rPr/>
                <w:t>: Eliminates interviewer effects</w:t>
              </w:r>
            </w:ins>
          </w:p>
        </w:tc>
      </w:tr>
      <w:tr>
        <w:trPr>
          <w:ins w:id="50" w:author="Unknown Author" w:date="2025-07-12T08:22:14Z"/>
        </w:trPr>
        <w:tc>
          <w:tcPr>
            <w:tcW w:w="5301" w:type="dxa"/>
            <w:tcBorders/>
            <w:vAlign w:val="center"/>
          </w:tcPr>
          <w:p>
            <w:pPr>
              <w:pStyle w:val="TableContents"/>
              <w:spacing w:before="0" w:after="160"/>
              <w:rPr/>
            </w:pPr>
            <w:ins w:id="51" w:author="Unknown Author" w:date="2025-07-12T08:22:14Z">
              <w:r>
                <w:rPr>
                  <w:rStyle w:val="Strong"/>
                </w:rPr>
                <w:t>Technical language bias</w:t>
              </w:r>
            </w:ins>
            <w:ins w:id="52" w:author="Unknown Author" w:date="2025-07-12T08:22:14Z">
              <w:r>
                <w:rPr/>
                <w:t>: AI overly technical and inconsistent (Wong et al., 2025)</w:t>
              </w:r>
            </w:ins>
          </w:p>
        </w:tc>
        <w:tc>
          <w:tcPr>
            <w:tcW w:w="4670" w:type="dxa"/>
            <w:tcBorders/>
            <w:vAlign w:val="center"/>
          </w:tcPr>
          <w:p>
            <w:pPr>
              <w:pStyle w:val="TableContents"/>
              <w:spacing w:before="0" w:after="160"/>
              <w:rPr/>
            </w:pPr>
            <w:ins w:id="53" w:author="Unknown Author" w:date="2025-07-12T08:22:14Z">
              <w:r>
                <w:rPr>
                  <w:rStyle w:val="Strong"/>
                </w:rPr>
                <w:t>Instant clarification</w:t>
              </w:r>
            </w:ins>
            <w:ins w:id="54" w:author="Unknown Author" w:date="2025-07-12T08:22:14Z">
              <w:r>
                <w:rPr/>
                <w:t>: On-demand definitions without judgment</w:t>
              </w:r>
            </w:ins>
          </w:p>
        </w:tc>
      </w:tr>
    </w:tbl>
    <w:p>
      <w:pPr>
        <w:pStyle w:val="Heading3"/>
        <w:rPr/>
      </w:pPr>
      <w:ins w:id="55" w:author="Unknown Author" w:date="2025-07-12T08:22:14Z">
        <w:r>
          <w:rPr>
            <w:rStyle w:val="Strong"/>
          </w:rPr>
          <w:t>Retrieval Stage</w:t>
        </w:r>
      </w:ins>
    </w:p>
    <w:tbl>
      <w:tblPr>
        <w:tblW w:w="9972" w:type="dxa"/>
        <w:jc w:val="left"/>
        <w:tblInd w:w="0" w:type="dxa"/>
        <w:tblLayout w:type="fixed"/>
        <w:tblCellMar>
          <w:top w:w="28" w:type="dxa"/>
          <w:left w:w="28" w:type="dxa"/>
          <w:bottom w:w="28" w:type="dxa"/>
          <w:right w:w="28" w:type="dxa"/>
        </w:tblCellMar>
      </w:tblPr>
      <w:tblGrid>
        <w:gridCol w:w="5295"/>
        <w:gridCol w:w="4676"/>
      </w:tblGrid>
      <w:tr>
        <w:trPr>
          <w:tblHeader w:val="true"/>
          <w:ins w:id="56" w:author="Unknown Author" w:date="2025-07-12T08:22:14Z"/>
        </w:trPr>
        <w:tc>
          <w:tcPr>
            <w:tcW w:w="5295" w:type="dxa"/>
            <w:tcBorders/>
            <w:vAlign w:val="center"/>
          </w:tcPr>
          <w:p>
            <w:pPr>
              <w:pStyle w:val="TableHeading"/>
              <w:spacing w:before="0" w:after="160"/>
              <w:rPr/>
            </w:pPr>
            <w:ins w:id="57" w:author="Unknown Author" w:date="2025-07-12T08:22:14Z">
              <w:r>
                <w:rPr/>
                <w:t>How AI Disrupts</w:t>
              </w:r>
            </w:ins>
          </w:p>
        </w:tc>
        <w:tc>
          <w:tcPr>
            <w:tcW w:w="4676" w:type="dxa"/>
            <w:tcBorders/>
            <w:vAlign w:val="center"/>
          </w:tcPr>
          <w:p>
            <w:pPr>
              <w:pStyle w:val="TableHeading"/>
              <w:spacing w:before="0" w:after="160"/>
              <w:rPr/>
            </w:pPr>
            <w:ins w:id="58" w:author="Unknown Author" w:date="2025-07-12T08:22:14Z">
              <w:r>
                <w:rPr/>
                <w:t>How AI Enhances</w:t>
              </w:r>
            </w:ins>
          </w:p>
        </w:tc>
      </w:tr>
      <w:tr>
        <w:trPr>
          <w:ins w:id="59" w:author="Unknown Author" w:date="2025-07-12T08:22:14Z"/>
        </w:trPr>
        <w:tc>
          <w:tcPr>
            <w:tcW w:w="5295" w:type="dxa"/>
            <w:tcBorders/>
            <w:vAlign w:val="center"/>
          </w:tcPr>
          <w:p>
            <w:pPr>
              <w:pStyle w:val="TableContents"/>
              <w:spacing w:before="0" w:after="160"/>
              <w:rPr/>
            </w:pPr>
            <w:ins w:id="60" w:author="Unknown Author" w:date="2025-07-12T08:22:14Z">
              <w:r>
                <w:rPr>
                  <w:rStyle w:val="Strong"/>
                </w:rPr>
                <w:t>Pseudo-retrieval</w:t>
              </w:r>
            </w:ins>
            <w:ins w:id="61" w:author="Unknown Author" w:date="2025-07-12T08:22:14Z">
              <w:r>
                <w:rPr/>
                <w:t>: AI accesses training data, not autobiographic memory (Tai et al., 2024)</w:t>
              </w:r>
            </w:ins>
          </w:p>
        </w:tc>
        <w:tc>
          <w:tcPr>
            <w:tcW w:w="4676" w:type="dxa"/>
            <w:tcBorders/>
            <w:vAlign w:val="center"/>
          </w:tcPr>
          <w:p>
            <w:pPr>
              <w:pStyle w:val="TableContents"/>
              <w:spacing w:before="0" w:after="160"/>
              <w:rPr/>
            </w:pPr>
            <w:ins w:id="62" w:author="Unknown Author" w:date="2025-07-12T08:22:14Z">
              <w:r>
                <w:rPr>
                  <w:rStyle w:val="Strong"/>
                </w:rPr>
                <w:t>Memory prompting</w:t>
              </w:r>
            </w:ins>
            <w:ins w:id="63" w:author="Unknown Author" w:date="2025-07-12T08:22:14Z">
              <w:r>
                <w:rPr/>
                <w:t>: Personalized cues to aid recall</w:t>
              </w:r>
            </w:ins>
          </w:p>
        </w:tc>
      </w:tr>
      <w:tr>
        <w:trPr>
          <w:ins w:id="64" w:author="Unknown Author" w:date="2025-07-12T08:22:14Z"/>
        </w:trPr>
        <w:tc>
          <w:tcPr>
            <w:tcW w:w="5295" w:type="dxa"/>
            <w:tcBorders/>
            <w:vAlign w:val="center"/>
          </w:tcPr>
          <w:p>
            <w:pPr>
              <w:pStyle w:val="TableContents"/>
              <w:spacing w:before="0" w:after="160"/>
              <w:rPr/>
            </w:pPr>
            <w:ins w:id="65" w:author="Unknown Author" w:date="2025-07-12T08:22:14Z">
              <w:r>
                <w:rPr>
                  <w:rStyle w:val="Strong"/>
                </w:rPr>
                <w:t>Loss of authenticity</w:t>
              </w:r>
            </w:ins>
            <w:ins w:id="66" w:author="Unknown Author" w:date="2025-07-12T08:22:14Z">
              <w:r>
                <w:rPr/>
                <w:t>: Responses reflect corpus patterns, not lived encoded experience</w:t>
              </w:r>
            </w:ins>
          </w:p>
        </w:tc>
        <w:tc>
          <w:tcPr>
            <w:tcW w:w="4676" w:type="dxa"/>
            <w:tcBorders/>
            <w:vAlign w:val="center"/>
          </w:tcPr>
          <w:p>
            <w:pPr>
              <w:pStyle w:val="TableContents"/>
              <w:spacing w:before="0" w:after="160"/>
              <w:rPr/>
            </w:pPr>
            <w:ins w:id="67" w:author="Unknown Author" w:date="2025-07-12T08:22:14Z">
              <w:r>
                <w:rPr>
                  <w:rStyle w:val="Strong"/>
                </w:rPr>
                <w:t>Cognitive load reduction</w:t>
              </w:r>
            </w:ins>
            <w:ins w:id="68" w:author="Unknown Author" w:date="2025-07-12T08:22:14Z">
              <w:r>
                <w:rPr/>
                <w:t>: Breaks complex recall into manageable parts</w:t>
              </w:r>
            </w:ins>
          </w:p>
        </w:tc>
      </w:tr>
      <w:tr>
        <w:trPr>
          <w:ins w:id="69" w:author="Unknown Author" w:date="2025-07-12T08:22:14Z"/>
        </w:trPr>
        <w:tc>
          <w:tcPr>
            <w:tcW w:w="5295" w:type="dxa"/>
            <w:tcBorders/>
            <w:vAlign w:val="center"/>
          </w:tcPr>
          <w:p>
            <w:pPr>
              <w:pStyle w:val="TableContents"/>
              <w:spacing w:before="0" w:after="160"/>
              <w:rPr/>
            </w:pPr>
            <w:ins w:id="70" w:author="Unknown Author" w:date="2025-07-12T08:22:14Z">
              <w:r>
                <w:rPr>
                  <w:rStyle w:val="Strong"/>
                </w:rPr>
                <w:t>Memory contamination</w:t>
              </w:r>
            </w:ins>
            <w:ins w:id="71" w:author="Unknown Author" w:date="2025-07-12T08:22:14Z">
              <w:r>
                <w:rPr/>
                <w:t>: Respondents incorporate AI-suggested information</w:t>
              </w:r>
            </w:ins>
          </w:p>
        </w:tc>
        <w:tc>
          <w:tcPr>
            <w:tcW w:w="4676" w:type="dxa"/>
            <w:tcBorders/>
            <w:vAlign w:val="center"/>
          </w:tcPr>
          <w:p>
            <w:pPr>
              <w:pStyle w:val="TableContents"/>
              <w:spacing w:before="0" w:after="160"/>
              <w:rPr/>
            </w:pPr>
            <w:ins w:id="72" w:author="Unknown Author" w:date="2025-07-12T08:22:14Z">
              <w:r>
                <w:rPr>
                  <w:rStyle w:val="Strong"/>
                </w:rPr>
                <w:t>Documentation access</w:t>
              </w:r>
            </w:ins>
            <w:ins w:id="73" w:author="Unknown Author" w:date="2025-07-12T08:22:14Z">
              <w:r>
                <w:rPr/>
                <w:t>: Helps verify memories with personal records from event calendars</w:t>
              </w:r>
            </w:ins>
          </w:p>
        </w:tc>
      </w:tr>
    </w:tbl>
    <w:p>
      <w:pPr>
        <w:pStyle w:val="Heading3"/>
        <w:rPr/>
      </w:pPr>
      <w:ins w:id="74" w:author="Unknown Author" w:date="2025-07-12T08:22:14Z">
        <w:r>
          <w:rPr>
            <w:rStyle w:val="Strong"/>
          </w:rPr>
          <w:t>Judgment Stage</w:t>
        </w:r>
      </w:ins>
    </w:p>
    <w:tbl>
      <w:tblPr>
        <w:tblW w:w="9972" w:type="dxa"/>
        <w:jc w:val="left"/>
        <w:tblInd w:w="0" w:type="dxa"/>
        <w:tblLayout w:type="fixed"/>
        <w:tblCellMar>
          <w:top w:w="28" w:type="dxa"/>
          <w:left w:w="28" w:type="dxa"/>
          <w:bottom w:w="28" w:type="dxa"/>
          <w:right w:w="28" w:type="dxa"/>
        </w:tblCellMar>
      </w:tblPr>
      <w:tblGrid>
        <w:gridCol w:w="5745"/>
        <w:gridCol w:w="4226"/>
      </w:tblGrid>
      <w:tr>
        <w:trPr>
          <w:tblHeader w:val="true"/>
          <w:ins w:id="75" w:author="Unknown Author" w:date="2025-07-12T08:22:14Z"/>
        </w:trPr>
        <w:tc>
          <w:tcPr>
            <w:tcW w:w="5745" w:type="dxa"/>
            <w:tcBorders/>
            <w:vAlign w:val="center"/>
          </w:tcPr>
          <w:p>
            <w:pPr>
              <w:pStyle w:val="TableHeading"/>
              <w:spacing w:before="0" w:after="160"/>
              <w:rPr/>
            </w:pPr>
            <w:ins w:id="76" w:author="Unknown Author" w:date="2025-07-12T08:22:14Z">
              <w:r>
                <w:rPr/>
                <w:t>How AI Disrupts</w:t>
              </w:r>
            </w:ins>
          </w:p>
        </w:tc>
        <w:tc>
          <w:tcPr>
            <w:tcW w:w="4226" w:type="dxa"/>
            <w:tcBorders/>
            <w:vAlign w:val="center"/>
          </w:tcPr>
          <w:p>
            <w:pPr>
              <w:pStyle w:val="TableHeading"/>
              <w:spacing w:before="0" w:after="160"/>
              <w:rPr/>
            </w:pPr>
            <w:ins w:id="77" w:author="Unknown Author" w:date="2025-07-12T08:22:14Z">
              <w:r>
                <w:rPr/>
                <w:t>How AI Enhances</w:t>
              </w:r>
            </w:ins>
          </w:p>
        </w:tc>
      </w:tr>
      <w:tr>
        <w:trPr>
          <w:ins w:id="78" w:author="Unknown Author" w:date="2025-07-12T08:22:14Z"/>
        </w:trPr>
        <w:tc>
          <w:tcPr>
            <w:tcW w:w="5745" w:type="dxa"/>
            <w:tcBorders/>
            <w:vAlign w:val="center"/>
          </w:tcPr>
          <w:p>
            <w:pPr>
              <w:pStyle w:val="TableContents"/>
              <w:spacing w:before="0" w:after="160"/>
              <w:rPr/>
            </w:pPr>
            <w:ins w:id="79" w:author="Unknown Author" w:date="2025-07-12T08:22:14Z">
              <w:r>
                <w:rPr>
                  <w:rStyle w:val="Strong"/>
                </w:rPr>
                <w:t>Statistical regularities</w:t>
              </w:r>
            </w:ins>
            <w:ins w:id="80" w:author="Unknown Author" w:date="2025-07-12T08:22:14Z">
              <w:r>
                <w:rPr/>
                <w:t>: AI smooths idiosyncratic individual evaluations (Mellon et al., 2024)</w:t>
              </w:r>
            </w:ins>
          </w:p>
        </w:tc>
        <w:tc>
          <w:tcPr>
            <w:tcW w:w="4226" w:type="dxa"/>
            <w:tcBorders/>
            <w:vAlign w:val="center"/>
          </w:tcPr>
          <w:p>
            <w:pPr>
              <w:pStyle w:val="TableContents"/>
              <w:spacing w:before="0" w:after="160"/>
              <w:rPr/>
            </w:pPr>
            <w:ins w:id="81" w:author="Unknown Author" w:date="2025-07-12T08:22:14Z">
              <w:r>
                <w:rPr>
                  <w:rStyle w:val="Strong"/>
                </w:rPr>
                <w:t>Computational support</w:t>
              </w:r>
            </w:ins>
            <w:ins w:id="82" w:author="Unknown Author" w:date="2025-07-12T08:22:14Z">
              <w:r>
                <w:rPr/>
                <w:t>: Assists Rs with computing more accurate estimates</w:t>
              </w:r>
            </w:ins>
          </w:p>
        </w:tc>
      </w:tr>
      <w:tr>
        <w:trPr>
          <w:ins w:id="83" w:author="Unknown Author" w:date="2025-07-12T08:22:14Z"/>
        </w:trPr>
        <w:tc>
          <w:tcPr>
            <w:tcW w:w="5745" w:type="dxa"/>
            <w:tcBorders/>
            <w:vAlign w:val="center"/>
          </w:tcPr>
          <w:p>
            <w:pPr>
              <w:pStyle w:val="TableContents"/>
              <w:spacing w:before="0" w:after="160"/>
              <w:rPr/>
            </w:pPr>
            <w:ins w:id="84" w:author="Unknown Author" w:date="2025-07-12T08:22:14Z">
              <w:r>
                <w:rPr>
                  <w:rStyle w:val="Strong"/>
                </w:rPr>
                <w:t>Homogenization</w:t>
              </w:r>
            </w:ins>
            <w:ins w:id="85" w:author="Unknown Author" w:date="2025-07-12T08:22:14Z">
              <w:r>
                <w:rPr/>
                <w:t>: Responses become more uniform (Zhang et al., 2025)</w:t>
              </w:r>
            </w:ins>
          </w:p>
        </w:tc>
        <w:tc>
          <w:tcPr>
            <w:tcW w:w="4226" w:type="dxa"/>
            <w:tcBorders/>
            <w:vAlign w:val="center"/>
          </w:tcPr>
          <w:p>
            <w:pPr>
              <w:pStyle w:val="TableContents"/>
              <w:spacing w:before="0" w:after="160"/>
              <w:rPr/>
            </w:pPr>
            <w:ins w:id="86" w:author="Unknown Author" w:date="2025-07-12T08:22:14Z">
              <w:r>
                <w:rPr>
                  <w:rStyle w:val="Strong"/>
                  <w:b/>
                  <w:bCs/>
                </w:rPr>
                <w:t>Decomposing</w:t>
              </w:r>
            </w:ins>
            <w:ins w:id="87" w:author="Unknown Author" w:date="2025-07-12T08:22:14Z">
              <w:r>
                <w:rPr/>
                <w:t>: Breakdown behavioral Qs for older Rs to discourage overestimating</w:t>
              </w:r>
            </w:ins>
          </w:p>
        </w:tc>
      </w:tr>
      <w:tr>
        <w:trPr>
          <w:ins w:id="88" w:author="Unknown Author" w:date="2025-07-12T08:22:14Z"/>
        </w:trPr>
        <w:tc>
          <w:tcPr>
            <w:tcW w:w="5745" w:type="dxa"/>
            <w:tcBorders/>
            <w:vAlign w:val="center"/>
          </w:tcPr>
          <w:p>
            <w:pPr>
              <w:pStyle w:val="TableContents"/>
              <w:spacing w:before="0" w:after="160"/>
              <w:rPr/>
            </w:pPr>
            <w:ins w:id="89" w:author="Unknown Author" w:date="2025-07-12T08:22:14Z">
              <w:r>
                <w:rPr>
                  <w:rStyle w:val="Strong"/>
                </w:rPr>
                <w:t>Training data bias</w:t>
              </w:r>
            </w:ins>
            <w:ins w:id="90" w:author="Unknown Author" w:date="2025-07-12T08:22:14Z">
              <w:r>
                <w:rPr/>
                <w:t>: Embeds societal biases rather than individual attitudes</w:t>
              </w:r>
            </w:ins>
          </w:p>
        </w:tc>
        <w:tc>
          <w:tcPr>
            <w:tcW w:w="4226" w:type="dxa"/>
            <w:tcBorders/>
            <w:vAlign w:val="center"/>
          </w:tcPr>
          <w:p>
            <w:pPr>
              <w:pStyle w:val="TableContents"/>
              <w:spacing w:before="0" w:after="160"/>
              <w:rPr/>
            </w:pPr>
            <w:ins w:id="91" w:author="Unknown Author" w:date="2025-07-12T08:22:14Z">
              <w:r>
                <w:rPr>
                  <w:rStyle w:val="Strong"/>
                </w:rPr>
                <w:t>Measuring Relative Frequencies</w:t>
              </w:r>
            </w:ins>
            <w:ins w:id="92" w:author="Unknown Author" w:date="2025-07-12T08:22:14Z">
              <w:r>
                <w:rPr/>
                <w:t>: Enable the use of heuristics for rare events</w:t>
              </w:r>
            </w:ins>
          </w:p>
        </w:tc>
      </w:tr>
    </w:tbl>
    <w:p>
      <w:pPr>
        <w:pStyle w:val="Heading3"/>
        <w:rPr/>
      </w:pPr>
      <w:ins w:id="93" w:author="Unknown Author" w:date="2025-07-12T08:22:14Z">
        <w:r>
          <w:rPr>
            <w:rStyle w:val="Strong"/>
          </w:rPr>
          <w:t>Response Stage</w:t>
        </w:r>
      </w:ins>
    </w:p>
    <w:tbl>
      <w:tblPr>
        <w:tblW w:w="9972" w:type="dxa"/>
        <w:jc w:val="left"/>
        <w:tblInd w:w="0" w:type="dxa"/>
        <w:tblLayout w:type="fixed"/>
        <w:tblCellMar>
          <w:top w:w="28" w:type="dxa"/>
          <w:left w:w="28" w:type="dxa"/>
          <w:bottom w:w="28" w:type="dxa"/>
          <w:right w:w="28" w:type="dxa"/>
        </w:tblCellMar>
      </w:tblPr>
      <w:tblGrid>
        <w:gridCol w:w="5571"/>
        <w:gridCol w:w="4400"/>
      </w:tblGrid>
      <w:tr>
        <w:trPr>
          <w:tblHeader w:val="true"/>
          <w:ins w:id="94" w:author="Unknown Author" w:date="2025-07-12T08:22:14Z"/>
        </w:trPr>
        <w:tc>
          <w:tcPr>
            <w:tcW w:w="5571" w:type="dxa"/>
            <w:tcBorders/>
            <w:vAlign w:val="center"/>
          </w:tcPr>
          <w:p>
            <w:pPr>
              <w:pStyle w:val="TableHeading"/>
              <w:spacing w:before="0" w:after="160"/>
              <w:rPr/>
            </w:pPr>
            <w:ins w:id="95" w:author="Unknown Author" w:date="2025-07-12T08:22:14Z">
              <w:r>
                <w:rPr/>
                <w:t>How AI Disrupts</w:t>
              </w:r>
            </w:ins>
          </w:p>
        </w:tc>
        <w:tc>
          <w:tcPr>
            <w:tcW w:w="4400" w:type="dxa"/>
            <w:tcBorders/>
            <w:vAlign w:val="center"/>
          </w:tcPr>
          <w:p>
            <w:pPr>
              <w:pStyle w:val="TableHeading"/>
              <w:spacing w:before="0" w:after="160"/>
              <w:rPr/>
            </w:pPr>
            <w:ins w:id="96" w:author="Unknown Author" w:date="2025-07-12T08:22:14Z">
              <w:r>
                <w:rPr/>
                <w:t>How AI Enhances</w:t>
              </w:r>
            </w:ins>
          </w:p>
        </w:tc>
      </w:tr>
      <w:tr>
        <w:trPr>
          <w:ins w:id="97" w:author="Unknown Author" w:date="2025-07-12T08:22:14Z"/>
        </w:trPr>
        <w:tc>
          <w:tcPr>
            <w:tcW w:w="5571" w:type="dxa"/>
            <w:tcBorders/>
            <w:vAlign w:val="center"/>
          </w:tcPr>
          <w:p>
            <w:pPr>
              <w:pStyle w:val="TableContents"/>
              <w:spacing w:before="0" w:after="160"/>
              <w:rPr/>
            </w:pPr>
            <w:ins w:id="98" w:author="Unknown Author" w:date="2025-07-12T08:22:14Z">
              <w:r>
                <w:rPr>
                  <w:rStyle w:val="Strong"/>
                </w:rPr>
                <w:t>Ambiguous authenticity</w:t>
              </w:r>
            </w:ins>
            <w:ins w:id="99" w:author="Unknown Author" w:date="2025-07-12T08:22:14Z">
              <w:r>
                <w:rPr/>
                <w:t>: Unclear if responses are human or AI-generated (AAPOR, 2024)</w:t>
              </w:r>
            </w:ins>
          </w:p>
        </w:tc>
        <w:tc>
          <w:tcPr>
            <w:tcW w:w="4400" w:type="dxa"/>
            <w:tcBorders/>
            <w:vAlign w:val="center"/>
          </w:tcPr>
          <w:p>
            <w:pPr>
              <w:pStyle w:val="TableContents"/>
              <w:spacing w:before="0" w:after="160"/>
              <w:rPr/>
            </w:pPr>
            <w:ins w:id="100" w:author="Unknown Author" w:date="2025-07-12T08:22:14Z">
              <w:r>
                <w:rPr>
                  <w:rStyle w:val="Strong"/>
                </w:rPr>
                <w:t>Reduced social desirability</w:t>
              </w:r>
            </w:ins>
            <w:ins w:id="101" w:author="Unknown Author" w:date="2025-07-12T08:22:14Z">
              <w:r>
                <w:rPr/>
                <w:t>: Removes interviewer presence effects</w:t>
              </w:r>
            </w:ins>
          </w:p>
        </w:tc>
      </w:tr>
      <w:tr>
        <w:trPr>
          <w:ins w:id="102" w:author="Unknown Author" w:date="2025-07-12T08:22:14Z"/>
        </w:trPr>
        <w:tc>
          <w:tcPr>
            <w:tcW w:w="5571" w:type="dxa"/>
            <w:tcBorders/>
            <w:vAlign w:val="center"/>
          </w:tcPr>
          <w:p>
            <w:pPr>
              <w:pStyle w:val="TableContents"/>
              <w:spacing w:before="0" w:after="160"/>
              <w:rPr/>
            </w:pPr>
            <w:ins w:id="103" w:author="Unknown Author" w:date="2025-07-12T08:22:14Z">
              <w:r>
                <w:rPr>
                  <w:rStyle w:val="Strong"/>
                </w:rPr>
                <w:t>Systematic bias</w:t>
              </w:r>
            </w:ins>
            <w:ins w:id="104" w:author="Unknown Author" w:date="2025-07-12T08:22:14Z">
              <w:r>
                <w:rPr/>
                <w:t>: AI favors "acceptable" responses from training corpus</w:t>
              </w:r>
            </w:ins>
          </w:p>
        </w:tc>
        <w:tc>
          <w:tcPr>
            <w:tcW w:w="4400" w:type="dxa"/>
            <w:tcBorders/>
            <w:vAlign w:val="center"/>
          </w:tcPr>
          <w:p>
            <w:pPr>
              <w:pStyle w:val="TableContents"/>
              <w:spacing w:before="0" w:after="160"/>
              <w:rPr/>
            </w:pPr>
            <w:ins w:id="105" w:author="Unknown Author" w:date="2025-07-12T08:22:14Z">
              <w:r>
                <w:rPr>
                  <w:rStyle w:val="Strong"/>
                </w:rPr>
                <w:t>Privacy enhancement</w:t>
              </w:r>
            </w:ins>
            <w:ins w:id="106" w:author="Unknown Author" w:date="2025-07-12T08:22:14Z">
              <w:r>
                <w:rPr/>
                <w:t>: Increases disclosure of sensitive information</w:t>
              </w:r>
            </w:ins>
          </w:p>
        </w:tc>
      </w:tr>
      <w:tr>
        <w:trPr>
          <w:ins w:id="107" w:author="Unknown Author" w:date="2025-07-12T08:22:14Z"/>
        </w:trPr>
        <w:tc>
          <w:tcPr>
            <w:tcW w:w="5571" w:type="dxa"/>
            <w:tcBorders/>
            <w:vAlign w:val="center"/>
          </w:tcPr>
          <w:p>
            <w:pPr>
              <w:pStyle w:val="TableContents"/>
              <w:spacing w:before="0" w:after="160"/>
              <w:rPr/>
            </w:pPr>
            <w:ins w:id="108" w:author="Unknown Author" w:date="2025-07-12T08:22:14Z">
              <w:r>
                <w:rPr>
                  <w:rStyle w:val="Strong"/>
                </w:rPr>
                <w:t>Measurement error</w:t>
              </w:r>
            </w:ins>
            <w:ins w:id="109" w:author="Unknown Author" w:date="2025-07-12T08:22:14Z">
              <w:r>
                <w:rPr/>
                <w:t>: Traditional psychometrics fail with human-AI collaboration</w:t>
              </w:r>
            </w:ins>
          </w:p>
        </w:tc>
        <w:tc>
          <w:tcPr>
            <w:tcW w:w="4400" w:type="dxa"/>
            <w:tcBorders/>
            <w:vAlign w:val="center"/>
          </w:tcPr>
          <w:p>
            <w:pPr>
              <w:pStyle w:val="TableContents"/>
              <w:spacing w:before="0" w:after="160"/>
              <w:rPr/>
            </w:pPr>
            <w:ins w:id="110" w:author="Unknown Author" w:date="2025-07-12T08:22:14Z">
              <w:r>
                <w:rPr>
                  <w:rStyle w:val="Strong"/>
                </w:rPr>
                <w:t>Real-time quality checks</w:t>
              </w:r>
            </w:ins>
            <w:ins w:id="111" w:author="Unknown Author" w:date="2025-07-12T08:22:14Z">
              <w:r>
                <w:rPr/>
                <w:t>: Detects satisficing and speeding</w:t>
              </w:r>
            </w:ins>
          </w:p>
        </w:tc>
      </w:tr>
    </w:tbl>
    <w:p>
      <w:pPr>
        <w:pStyle w:val="Heading3"/>
        <w:rPr>
          <w:ins w:id="113" w:author="Unknown Author" w:date="2025-07-12T08:22:14Z"/>
        </w:rPr>
      </w:pPr>
      <w:ins w:id="112" w:author="Unknown Author" w:date="2025-07-12T08:22:14Z">
        <w:r>
          <w:rPr>
            <w:rStyle w:val="Strong"/>
          </w:rPr>
          <w:t>Cascading Effects</w:t>
        </w:r>
      </w:ins>
    </w:p>
    <w:p>
      <w:pPr>
        <w:pStyle w:val="BodyText"/>
        <w:numPr>
          <w:ilvl w:val="0"/>
          <w:numId w:val="14"/>
        </w:numPr>
        <w:tabs>
          <w:tab w:val="clear" w:pos="720"/>
          <w:tab w:val="left" w:pos="0" w:leader="none"/>
        </w:tabs>
        <w:spacing w:before="0" w:after="0"/>
        <w:ind w:hanging="283" w:left="709"/>
        <w:rPr>
          <w:ins w:id="116" w:author="Unknown Author" w:date="2025-07-12T08:22:14Z"/>
        </w:rPr>
      </w:pPr>
      <w:ins w:id="114" w:author="Unknown Author" w:date="2025-07-12T08:22:14Z">
        <w:r>
          <w:rPr>
            <w:rStyle w:val="Strong"/>
          </w:rPr>
          <w:t>Context effects</w:t>
        </w:r>
      </w:ins>
      <w:ins w:id="115" w:author="Unknown Author" w:date="2025-07-12T08:22:14Z">
        <w:r>
          <w:rPr/>
          <w:t xml:space="preserve">: AI's perfect recall amplifies consistency pressure beyond human norms (Tourangeau &amp; Rasinski, 1988) </w:t>
        </w:r>
      </w:ins>
    </w:p>
    <w:p>
      <w:pPr>
        <w:pStyle w:val="BodyText"/>
        <w:numPr>
          <w:ilvl w:val="0"/>
          <w:numId w:val="14"/>
        </w:numPr>
        <w:tabs>
          <w:tab w:val="clear" w:pos="720"/>
          <w:tab w:val="left" w:pos="0" w:leader="none"/>
        </w:tabs>
        <w:spacing w:before="0" w:after="0"/>
        <w:ind w:hanging="283" w:left="709"/>
        <w:rPr>
          <w:ins w:id="119" w:author="Unknown Author" w:date="2025-07-12T08:22:14Z"/>
        </w:rPr>
      </w:pPr>
      <w:ins w:id="117" w:author="Unknown Author" w:date="2025-07-12T08:22:14Z">
        <w:r>
          <w:rPr>
            <w:rStyle w:val="Strong"/>
          </w:rPr>
          <w:t>Temporal dynamics</w:t>
        </w:r>
      </w:ins>
      <w:ins w:id="118" w:author="Unknown Author" w:date="2025-07-12T08:22:14Z">
        <w:r>
          <w:rPr/>
          <w:t xml:space="preserve">: AI's constant performance masks human fatigue patterns </w:t>
        </w:r>
      </w:ins>
    </w:p>
    <w:p>
      <w:pPr>
        <w:pStyle w:val="BodyText"/>
        <w:numPr>
          <w:ilvl w:val="0"/>
          <w:numId w:val="14"/>
        </w:numPr>
        <w:tabs>
          <w:tab w:val="clear" w:pos="720"/>
          <w:tab w:val="left" w:pos="0" w:leader="none"/>
        </w:tabs>
        <w:spacing w:before="0" w:after="140"/>
        <w:ind w:hanging="283" w:left="709"/>
        <w:rPr/>
      </w:pPr>
      <w:ins w:id="120" w:author="Unknown Author" w:date="2025-07-12T08:22:14Z">
        <w:r>
          <w:rPr>
            <w:rStyle w:val="Strong"/>
          </w:rPr>
          <w:t>Distributed cognition</w:t>
        </w:r>
      </w:ins>
      <w:ins w:id="121" w:author="Unknown Author" w:date="2025-07-12T08:22:14Z">
        <w:r>
          <w:rPr/>
          <w:t>: Violates assumption of unitary respondent (Tourangeau et al., 2000)</w:t>
        </w:r>
      </w:ins>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lex Ratzki-Leewing" w:date="2025-07-09T10:31:00Z" w:initials="ARL">
    <w:p w14:paraId="01000000">
      <w:pPr>
        <w:overflowPunct w:val="true"/>
        <w:spacing w:before="0" w:after="0" w:lineRule="auto" w:line="240"/>
        <w:rPr/>
      </w:pPr>
      <w:r>
        <w:annotationRef/>
      </w:r>
      <w:r>
        <w:rPr>
          <w:rFonts w:eastAsia="Segoe UI" w:cs="Tahoma" w:ascii="Liberation Serif" w:hAnsi="Liberation Serif"/>
          <w:color w:val="000000"/>
          <w:kern w:val="0"/>
          <w:sz w:val="20"/>
          <w:szCs w:val="20"/>
          <w:lang w:val="en-US" w:eastAsia="en-US" w:bidi="en-US"/>
        </w:rPr>
        <w:t xml:space="preserve">Focus on health? </w:t>
      </w:r>
    </w:p>
  </w:comment>
  <w:comment w:id="1" w:author="Linares, Kevin" w:date="2025-07-10T10:09:00Z" w:initials="KL">
    <w:p w14:paraId="02000000">
      <w:pPr>
        <w:overflowPunct w:val="true"/>
        <w:spacing w:before="0" w:after="0" w:lineRule="auto" w:line="240"/>
        <w:rPr/>
      </w:pPr>
      <w:r>
        <w:annotationRef/>
      </w:r>
      <w:r>
        <w:rPr>
          <w:rFonts w:eastAsia="Segoe UI" w:cs="Tahoma" w:ascii="Liberation Serif" w:hAnsi="Liberation Serif"/>
          <w:kern w:val="0"/>
          <w:lang w:val="en-US" w:eastAsia="en-US" w:bidi="en-US"/>
        </w:rPr>
        <w:t xml:space="preserve">We can certainly focus on health surveys. The citations I have found are not specific to health surveys but we can still connect them. I'll ask Dr. Maitland about how to best tie it together, since he has worked on the National Health Interview Survey in the US. </w:t>
      </w:r>
    </w:p>
  </w:comment>
  <w:comment w:id="2" w:author="Alex Ratzki-Leewing" w:date="2025-07-09T10:42:00Z" w:initials="ARL">
    <w:p w14:paraId="03000000">
      <w:pPr>
        <w:overflowPunct w:val="true"/>
        <w:spacing w:before="0" w:after="0" w:lineRule="auto" w:line="240"/>
        <w:rPr/>
      </w:pPr>
      <w:r>
        <w:annotationRef/>
      </w:r>
      <w:r>
        <w:rPr>
          <w:rFonts w:eastAsia="Segoe UI" w:cs="Tahoma" w:ascii="Liberation Serif" w:hAnsi="Liberation Serif"/>
          <w:kern w:val="0"/>
          <w:sz w:val="20"/>
          <w:szCs w:val="20"/>
          <w:lang w:val="en-US" w:eastAsia="en-US" w:bidi="en-US"/>
        </w:rPr>
        <w:t>Not entirely clear what role this section plays…</w:t>
      </w:r>
    </w:p>
  </w:comment>
  <w:comment w:id="3" w:author="Linares, Kevin" w:date="2025-07-10T10:14:00Z" w:initials="KL">
    <w:p w14:paraId="04000000">
      <w:pPr>
        <w:overflowPunct w:val="true"/>
        <w:spacing w:before="0" w:after="0" w:lineRule="auto" w:line="240"/>
        <w:rPr/>
      </w:pPr>
      <w:r>
        <w:annotationRef/>
      </w:r>
      <w:r>
        <w:rPr>
          <w:rFonts w:eastAsia="Segoe UI" w:cs="Tahoma" w:ascii="Liberation Serif" w:hAnsi="Liberation Serif"/>
          <w:kern w:val="0"/>
          <w:lang w:val="en-US" w:eastAsia="en-US" w:bidi="en-US"/>
        </w:rPr>
        <w:t xml:space="preserve">Here I use Zhang’s study as evidence that respondents are using AI to answer survey question (open ended). This translates to LLMs providing more homogenous answers overall while missing individual variation, hence the urgency of the problem.  </w:t>
      </w:r>
    </w:p>
  </w:comment>
  <w:comment w:id="4" w:author="Alex Ratzki-Leewing" w:date="2025-07-09T10:36:00Z" w:initials="ARL">
    <w:p>
      <w:pPr>
        <w:overflowPunct w:val="true"/>
        <w:spacing w:before="0" w:after="0" w:lineRule="auto" w:line="240"/>
        <w:rPr/>
      </w:pPr>
      <w:r>
        <w:annotationRef/>
      </w:r>
      <w:r>
        <w:rPr>
          <w:rFonts w:eastAsia="Segoe UI" w:cs="Tahoma" w:ascii="Liberation Serif" w:hAnsi="Liberation Serif"/>
          <w:kern w:val="0"/>
          <w:sz w:val="20"/>
          <w:szCs w:val="20"/>
          <w:lang w:val="en-US" w:eastAsia="en-US" w:bidi="en-US"/>
        </w:rPr>
        <w:t>Include a brief introduction/contextualization of Tourangeau’s model—justify why you’re exploring it (cogency, wide applicability/ubiquitous use, etc.)</w:t>
      </w:r>
    </w:p>
  </w:comment>
  <w:comment w:id="5" w:author="Alex Ratzki-Leewing" w:date="2025-07-09T10:38:00Z" w:initials="ARL">
    <w:p w14:paraId="05000000">
      <w:pPr>
        <w:overflowPunct w:val="true"/>
        <w:spacing w:before="0" w:after="0" w:lineRule="auto" w:line="240"/>
        <w:rPr/>
      </w:pPr>
      <w:r>
        <w:annotationRef/>
      </w:r>
      <w:r>
        <w:rPr>
          <w:rFonts w:eastAsia="Segoe UI" w:cs="Tahoma" w:ascii="Liberation Serif" w:hAnsi="Liberation Serif"/>
          <w:kern w:val="0"/>
          <w:sz w:val="20"/>
          <w:szCs w:val="20"/>
          <w:lang w:val="en-US" w:eastAsia="en-US" w:bidi="en-US"/>
        </w:rPr>
        <w:t xml:space="preserve">Do you also want to explore the potential power of AI (i.e, the “pros”) for each stage? </w:t>
      </w:r>
    </w:p>
  </w:comment>
  <w:comment w:id="6" w:author="Linares, Kevin" w:date="2025-07-10T10:26:00Z" w:initials="KL">
    <w:p w14:paraId="06000000">
      <w:pPr>
        <w:overflowPunct w:val="true"/>
        <w:spacing w:before="0" w:after="0" w:lineRule="auto" w:line="240"/>
        <w:rPr/>
      </w:pPr>
      <w:r>
        <w:annotationRef/>
      </w:r>
      <w:r>
        <w:rPr>
          <w:rFonts w:eastAsia="Segoe UI" w:cs="Tahoma" w:ascii="Liberation Serif" w:hAnsi="Liberation Serif"/>
          <w:kern w:val="0"/>
          <w:lang w:val="en-US" w:eastAsia="en-US" w:bidi="en-US"/>
        </w:rPr>
        <w:t xml:space="preserve">I really like this idea. </w:t>
      </w:r>
    </w:p>
  </w:comment>
  <w:comment w:id="7" w:author="Alex Ratzki-Leewing" w:date="2025-07-09T10:41:00Z" w:initials="ARL">
    <w:p>
      <w:pPr>
        <w:overflowPunct w:val="true"/>
        <w:spacing w:before="0" w:after="0" w:lineRule="auto" w:line="240"/>
        <w:rPr/>
      </w:pPr>
      <w:r>
        <w:annotationRef/>
      </w:r>
      <w:r>
        <w:rPr>
          <w:rFonts w:eastAsia="Segoe UI" w:cs="Tahoma" w:ascii="Liberation Serif" w:hAnsi="Liberation Serif"/>
          <w:color w:val="000000"/>
          <w:kern w:val="0"/>
          <w:sz w:val="20"/>
          <w:szCs w:val="20"/>
          <w:lang w:val="en-US" w:eastAsia="en-US" w:bidi="en-US"/>
        </w:rPr>
        <w:t>This is excellent</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4000000" w15:paraIdParent="03000000"/>
  <w15:commentEx w15:paraId="06000000" w15:paraIdParent="05000000"/>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10"/>
  <w:revisionView w:insDel="0" w:formatting="0"/>
  <w:trackRevision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025d1"/>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5025d1"/>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5025d1"/>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5025d1"/>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5025d1"/>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5025d1"/>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5025d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5025d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5025d1"/>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5025d1"/>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025d1"/>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5025d1"/>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5025d1"/>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5025d1"/>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5025d1"/>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5025d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5025d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5025d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5025d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5025d1"/>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5025d1"/>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5025d1"/>
    <w:rPr>
      <w:i/>
      <w:iCs/>
      <w:color w:themeColor="text1" w:themeTint="bf" w:val="404040"/>
    </w:rPr>
  </w:style>
  <w:style w:type="character" w:styleId="IntenseEmphasis">
    <w:name w:val="Intense Emphasis"/>
    <w:basedOn w:val="DefaultParagraphFont"/>
    <w:uiPriority w:val="21"/>
    <w:qFormat/>
    <w:rsid w:val="005025d1"/>
    <w:rPr>
      <w:i/>
      <w:iCs/>
      <w:color w:themeColor="accent1" w:themeShade="bf" w:val="0F4761"/>
    </w:rPr>
  </w:style>
  <w:style w:type="character" w:styleId="IntenseQuoteChar" w:customStyle="1">
    <w:name w:val="Intense Quote Char"/>
    <w:basedOn w:val="DefaultParagraphFont"/>
    <w:link w:val="IntenseQuote"/>
    <w:uiPriority w:val="30"/>
    <w:qFormat/>
    <w:rsid w:val="005025d1"/>
    <w:rPr>
      <w:i/>
      <w:iCs/>
      <w:color w:themeColor="accent1" w:themeShade="bf" w:val="0F4761"/>
    </w:rPr>
  </w:style>
  <w:style w:type="character" w:styleId="IntenseReference">
    <w:name w:val="Intense Reference"/>
    <w:basedOn w:val="DefaultParagraphFont"/>
    <w:uiPriority w:val="32"/>
    <w:qFormat/>
    <w:rsid w:val="005025d1"/>
    <w:rPr>
      <w:b/>
      <w:bCs/>
      <w:smallCaps/>
      <w:color w:themeColor="accent1" w:themeShade="bf" w:val="0F4761"/>
      <w:spacing w:val="5"/>
    </w:rPr>
  </w:style>
  <w:style w:type="character" w:styleId="Hyperlink">
    <w:name w:val="Hyperlink"/>
    <w:basedOn w:val="DefaultParagraphFont"/>
    <w:uiPriority w:val="99"/>
    <w:unhideWhenUsed/>
    <w:rsid w:val="005025d1"/>
    <w:rPr>
      <w:color w:themeColor="hyperlink" w:val="467886"/>
      <w:u w:val="single"/>
    </w:rPr>
  </w:style>
  <w:style w:type="character" w:styleId="CommentReference">
    <w:name w:val="annotation reference"/>
    <w:basedOn w:val="DefaultParagraphFont"/>
    <w:uiPriority w:val="99"/>
    <w:semiHidden/>
    <w:unhideWhenUsed/>
    <w:qFormat/>
    <w:rsid w:val="00fc3813"/>
    <w:rPr>
      <w:sz w:val="16"/>
      <w:szCs w:val="16"/>
    </w:rPr>
  </w:style>
  <w:style w:type="character" w:styleId="CommentTextChar" w:customStyle="1">
    <w:name w:val="Comment Text Char"/>
    <w:basedOn w:val="DefaultParagraphFont"/>
    <w:link w:val="CommentText"/>
    <w:uiPriority w:val="99"/>
    <w:qFormat/>
    <w:rsid w:val="00fc3813"/>
    <w:rPr>
      <w:sz w:val="20"/>
      <w:szCs w:val="20"/>
    </w:rPr>
  </w:style>
  <w:style w:type="character" w:styleId="CommentSubjectChar" w:customStyle="1">
    <w:name w:val="Comment Subject Char"/>
    <w:basedOn w:val="CommentTextChar"/>
    <w:link w:val="annotationsubject"/>
    <w:uiPriority w:val="99"/>
    <w:semiHidden/>
    <w:qFormat/>
    <w:rsid w:val="00fc3813"/>
    <w:rPr>
      <w:b/>
      <w:bCs/>
      <w:sz w:val="20"/>
      <w:szCs w:val="20"/>
    </w:rPr>
  </w:style>
  <w:style w:type="character" w:styleId="FollowedHyperlink">
    <w:name w:val="FollowedHyperlink"/>
    <w:basedOn w:val="DefaultParagraphFont"/>
    <w:uiPriority w:val="99"/>
    <w:semiHidden/>
    <w:unhideWhenUsed/>
    <w:rsid w:val="00fc3813"/>
    <w:rPr>
      <w:color w:themeColor="followedHyperlink" w:val="96607D"/>
      <w:u w:val="single"/>
    </w:rPr>
  </w:style>
  <w:style w:type="character" w:styleId="LineNumber">
    <w:name w:val="line number"/>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5025d1"/>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5025d1"/>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5025d1"/>
    <w:pPr>
      <w:spacing w:before="160" w:after="160"/>
      <w:jc w:val="center"/>
    </w:pPr>
    <w:rPr>
      <w:i/>
      <w:iCs/>
      <w:color w:themeColor="text1" w:themeTint="bf" w:val="404040"/>
    </w:rPr>
  </w:style>
  <w:style w:type="paragraph" w:styleId="ListParagraph">
    <w:name w:val="List Paragraph"/>
    <w:basedOn w:val="Normal"/>
    <w:uiPriority w:val="34"/>
    <w:qFormat/>
    <w:rsid w:val="005025d1"/>
    <w:pPr>
      <w:spacing w:before="0" w:after="160"/>
      <w:ind w:left="720"/>
      <w:contextualSpacing/>
    </w:pPr>
    <w:rPr/>
  </w:style>
  <w:style w:type="paragraph" w:styleId="IntenseQuote">
    <w:name w:val="Intense Quote"/>
    <w:basedOn w:val="Normal"/>
    <w:next w:val="Normal"/>
    <w:link w:val="IntenseQuoteChar"/>
    <w:uiPriority w:val="30"/>
    <w:qFormat/>
    <w:rsid w:val="005025d1"/>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Revision">
    <w:name w:val="Revision"/>
    <w:uiPriority w:val="99"/>
    <w:semiHidden/>
    <w:qFormat/>
    <w:rsid w:val="00fc3813"/>
    <w:pPr>
      <w:widowControl/>
      <w:suppressAutoHyphens w:val="true"/>
      <w:bidi w:val="0"/>
      <w:spacing w:lineRule="auto" w:line="240" w:before="0" w:after="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CommentText">
    <w:name w:val="annotation text"/>
    <w:basedOn w:val="Normal"/>
    <w:link w:val="CommentTextChar"/>
    <w:uiPriority w:val="99"/>
    <w:unhideWhenUsed/>
    <w:rsid w:val="00fc3813"/>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fc3813"/>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apor.org/newsletters/best-practices-for-using-generative-ai-for-survey-research/" TargetMode="External"/><Relationship Id="rId3" Type="http://schemas.openxmlformats.org/officeDocument/2006/relationships/comments" Target="comments.xml"/><Relationship Id="rId4" Type="http://schemas.microsoft.com/office/2011/relationships/commentsExtended" Target="commentsExtended.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LibreOffice/25.2.4.3$Windows_X86_64 LibreOffice_project/33e196637044ead23f5c3226cde09b47731f7e27</Application>
  <AppVersion>15.0000</AppVersion>
  <Pages>6</Pages>
  <Words>1125</Words>
  <Characters>7274</Characters>
  <CharactersWithSpaces>8253</CharactersWithSpaces>
  <Paragraphs>107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2025-07-10T14:27:00Z</dcterms:created>
  <dc:creator>Linares, Kevin</dc:creator>
  <dc:description/>
  <dc:language>en-US</dc:language>
  <cp:lastModifiedBy/>
  <dcterms:modified xsi:type="dcterms:W3CDTF">2025-07-14T10:32:24Z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